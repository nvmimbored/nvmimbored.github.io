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63C" w:rsidRDefault="005A1EE3">
      <w:pPr>
        <w:spacing w:before="240"/>
        <w:ind w:left="141" w:right="-40" w:firstLine="141"/>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hd w:val="clear" w:color="auto" w:fill="FFFFFF"/>
        <w:spacing w:before="240"/>
        <w:jc w:val="center"/>
        <w:rPr>
          <w:rFonts w:ascii="Times New Roman" w:eastAsia="Times New Roman" w:hAnsi="Times New Roman" w:cs="Times New Roman"/>
          <w:b/>
          <w:color w:val="414142"/>
          <w:sz w:val="48"/>
          <w:szCs w:val="48"/>
        </w:rPr>
      </w:pPr>
      <w:r>
        <w:rPr>
          <w:rFonts w:ascii="Times New Roman" w:eastAsia="Times New Roman" w:hAnsi="Times New Roman" w:cs="Times New Roman"/>
          <w:b/>
          <w:color w:val="414142"/>
          <w:sz w:val="48"/>
          <w:szCs w:val="48"/>
        </w:rPr>
        <w:t>Aizupes pamatskolas pašnovērtējuma ziņojums</w:t>
      </w:r>
    </w:p>
    <w:p w:rsidR="00BF063C" w:rsidRDefault="005A1EE3">
      <w:pPr>
        <w:shd w:val="clear" w:color="auto" w:fill="FFFFFF"/>
        <w:spacing w:before="240"/>
        <w:jc w:val="center"/>
        <w:rPr>
          <w:rFonts w:ascii="Times New Roman" w:eastAsia="Times New Roman" w:hAnsi="Times New Roman" w:cs="Times New Roman"/>
          <w:b/>
          <w:color w:val="414142"/>
          <w:sz w:val="27"/>
          <w:szCs w:val="27"/>
        </w:rPr>
      </w:pPr>
      <w:r>
        <w:rPr>
          <w:rFonts w:ascii="Times New Roman" w:eastAsia="Times New Roman" w:hAnsi="Times New Roman" w:cs="Times New Roman"/>
          <w:b/>
          <w:color w:val="414142"/>
          <w:sz w:val="27"/>
          <w:szCs w:val="27"/>
        </w:rPr>
        <w:t xml:space="preserve"> </w:t>
      </w:r>
    </w:p>
    <w:p w:rsidR="00BF063C" w:rsidRDefault="005A1EE3">
      <w:pPr>
        <w:shd w:val="clear" w:color="auto" w:fill="FFFFFF"/>
        <w:spacing w:before="240"/>
        <w:jc w:val="center"/>
        <w:rPr>
          <w:rFonts w:ascii="Times New Roman" w:eastAsia="Times New Roman" w:hAnsi="Times New Roman" w:cs="Times New Roman"/>
          <w:b/>
          <w:color w:val="414142"/>
          <w:sz w:val="27"/>
          <w:szCs w:val="27"/>
        </w:rPr>
      </w:pPr>
      <w:r>
        <w:rPr>
          <w:rFonts w:ascii="Times New Roman" w:eastAsia="Times New Roman" w:hAnsi="Times New Roman" w:cs="Times New Roman"/>
          <w:b/>
          <w:color w:val="414142"/>
          <w:sz w:val="27"/>
          <w:szCs w:val="27"/>
        </w:rPr>
        <w:t xml:space="preserve"> </w:t>
      </w:r>
    </w:p>
    <w:tbl>
      <w:tblPr>
        <w:tblStyle w:val="a"/>
        <w:tblW w:w="8895" w:type="dxa"/>
        <w:tblBorders>
          <w:top w:val="nil"/>
          <w:left w:val="nil"/>
          <w:bottom w:val="nil"/>
          <w:right w:val="nil"/>
          <w:insideH w:val="nil"/>
          <w:insideV w:val="nil"/>
        </w:tblBorders>
        <w:tblLayout w:type="fixed"/>
        <w:tblLook w:val="0600" w:firstRow="0" w:lastRow="0" w:firstColumn="0" w:lastColumn="0" w:noHBand="1" w:noVBand="1"/>
      </w:tblPr>
      <w:tblGrid>
        <w:gridCol w:w="3780"/>
        <w:gridCol w:w="5115"/>
      </w:tblGrid>
      <w:tr w:rsidR="00BF063C">
        <w:trPr>
          <w:trHeight w:val="225"/>
        </w:trPr>
        <w:tc>
          <w:tcPr>
            <w:tcW w:w="3780" w:type="dxa"/>
            <w:tcBorders>
              <w:top w:val="nil"/>
              <w:left w:val="nil"/>
              <w:bottom w:val="single" w:sz="6" w:space="0" w:color="414142"/>
              <w:right w:val="nil"/>
            </w:tcBorders>
            <w:tcMar>
              <w:top w:w="0" w:type="dxa"/>
              <w:left w:w="100" w:type="dxa"/>
              <w:bottom w:w="0" w:type="dxa"/>
              <w:right w:w="100" w:type="dxa"/>
            </w:tcMar>
          </w:tcPr>
          <w:p w:rsidR="00BF063C" w:rsidRDefault="005A1EE3">
            <w:pPr>
              <w:spacing w:before="240" w:after="240"/>
              <w:ind w:left="-20"/>
              <w:rPr>
                <w:rFonts w:ascii="Times New Roman" w:eastAsia="Times New Roman" w:hAnsi="Times New Roman" w:cs="Times New Roman"/>
                <w:sz w:val="20"/>
                <w:szCs w:val="20"/>
              </w:rPr>
            </w:pPr>
            <w:r>
              <w:rPr>
                <w:rFonts w:ascii="Times New Roman" w:eastAsia="Times New Roman" w:hAnsi="Times New Roman" w:cs="Times New Roman"/>
                <w:color w:val="414142"/>
                <w:sz w:val="20"/>
                <w:szCs w:val="20"/>
              </w:rPr>
              <w:t xml:space="preserve"> </w:t>
            </w:r>
            <w:r>
              <w:rPr>
                <w:rFonts w:ascii="Times New Roman" w:eastAsia="Times New Roman" w:hAnsi="Times New Roman" w:cs="Times New Roman"/>
                <w:sz w:val="20"/>
                <w:szCs w:val="20"/>
              </w:rPr>
              <w:t>Līvbērzes pagasts, 20.10.2023.</w:t>
            </w:r>
          </w:p>
        </w:tc>
        <w:tc>
          <w:tcPr>
            <w:tcW w:w="5115" w:type="dxa"/>
            <w:tcBorders>
              <w:top w:val="nil"/>
              <w:left w:val="nil"/>
              <w:bottom w:val="nil"/>
              <w:right w:val="nil"/>
            </w:tcBorders>
            <w:tcMar>
              <w:top w:w="0" w:type="dxa"/>
              <w:left w:w="100" w:type="dxa"/>
              <w:bottom w:w="0" w:type="dxa"/>
              <w:right w:w="100" w:type="dxa"/>
            </w:tcMar>
          </w:tcPr>
          <w:p w:rsidR="00BF063C" w:rsidRDefault="005A1EE3">
            <w:pPr>
              <w:spacing w:before="240" w:after="240"/>
              <w:ind w:left="-20"/>
              <w:rPr>
                <w:rFonts w:ascii="Times New Roman" w:eastAsia="Times New Roman" w:hAnsi="Times New Roman" w:cs="Times New Roman"/>
                <w:color w:val="414142"/>
                <w:sz w:val="20"/>
                <w:szCs w:val="20"/>
              </w:rPr>
            </w:pPr>
            <w:r>
              <w:rPr>
                <w:rFonts w:ascii="Times New Roman" w:eastAsia="Times New Roman" w:hAnsi="Times New Roman" w:cs="Times New Roman"/>
                <w:color w:val="414142"/>
                <w:sz w:val="20"/>
                <w:szCs w:val="20"/>
              </w:rPr>
              <w:t xml:space="preserve"> </w:t>
            </w:r>
          </w:p>
        </w:tc>
      </w:tr>
      <w:tr w:rsidR="00BF063C">
        <w:trPr>
          <w:trHeight w:val="225"/>
        </w:trPr>
        <w:tc>
          <w:tcPr>
            <w:tcW w:w="3780" w:type="dxa"/>
            <w:tcBorders>
              <w:top w:val="nil"/>
              <w:left w:val="nil"/>
              <w:bottom w:val="nil"/>
              <w:right w:val="nil"/>
            </w:tcBorders>
            <w:tcMar>
              <w:top w:w="0" w:type="dxa"/>
              <w:left w:w="100" w:type="dxa"/>
              <w:bottom w:w="0" w:type="dxa"/>
              <w:right w:w="100" w:type="dxa"/>
            </w:tcMar>
          </w:tcPr>
          <w:p w:rsidR="00BF063C" w:rsidRDefault="005A1EE3">
            <w:pPr>
              <w:spacing w:before="240" w:after="240"/>
              <w:ind w:left="-20"/>
              <w:jc w:val="center"/>
              <w:rPr>
                <w:rFonts w:ascii="Times New Roman" w:eastAsia="Times New Roman" w:hAnsi="Times New Roman" w:cs="Times New Roman"/>
                <w:color w:val="414142"/>
                <w:sz w:val="20"/>
                <w:szCs w:val="20"/>
              </w:rPr>
            </w:pPr>
            <w:r>
              <w:rPr>
                <w:rFonts w:ascii="Times New Roman" w:eastAsia="Times New Roman" w:hAnsi="Times New Roman" w:cs="Times New Roman"/>
                <w:color w:val="414142"/>
                <w:sz w:val="20"/>
                <w:szCs w:val="20"/>
              </w:rPr>
              <w:t>(vieta, datums)</w:t>
            </w:r>
          </w:p>
        </w:tc>
        <w:tc>
          <w:tcPr>
            <w:tcW w:w="5115" w:type="dxa"/>
            <w:tcBorders>
              <w:top w:val="nil"/>
              <w:left w:val="nil"/>
              <w:bottom w:val="nil"/>
              <w:right w:val="nil"/>
            </w:tcBorders>
            <w:tcMar>
              <w:top w:w="0" w:type="dxa"/>
              <w:left w:w="100" w:type="dxa"/>
              <w:bottom w:w="0" w:type="dxa"/>
              <w:right w:w="100" w:type="dxa"/>
            </w:tcMar>
          </w:tcPr>
          <w:p w:rsidR="00BF063C" w:rsidRDefault="005A1EE3">
            <w:pPr>
              <w:spacing w:before="240" w:after="240"/>
              <w:ind w:left="-20"/>
              <w:rPr>
                <w:rFonts w:ascii="Times New Roman" w:eastAsia="Times New Roman" w:hAnsi="Times New Roman" w:cs="Times New Roman"/>
                <w:color w:val="414142"/>
                <w:sz w:val="20"/>
                <w:szCs w:val="20"/>
              </w:rPr>
            </w:pPr>
            <w:r>
              <w:rPr>
                <w:rFonts w:ascii="Times New Roman" w:eastAsia="Times New Roman" w:hAnsi="Times New Roman" w:cs="Times New Roman"/>
                <w:color w:val="414142"/>
                <w:sz w:val="20"/>
                <w:szCs w:val="20"/>
              </w:rPr>
              <w:t xml:space="preserve"> </w:t>
            </w:r>
          </w:p>
        </w:tc>
      </w:tr>
    </w:tbl>
    <w:p w:rsidR="00BF063C" w:rsidRDefault="005A1EE3">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Publiskojamā daļa</w:t>
      </w:r>
    </w:p>
    <w:p w:rsidR="00BF063C" w:rsidRDefault="005A1EE3">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rsidR="00BF063C" w:rsidRDefault="005A1EE3">
      <w:pPr>
        <w:spacing w:before="24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Saskaņots _____________________</w:t>
      </w:r>
    </w:p>
    <w:p w:rsidR="00BF063C" w:rsidRDefault="005A1EE3">
      <w:pPr>
        <w:spacing w:before="24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K.Strūberga</w:t>
      </w:r>
      <w:proofErr w:type="spellEnd"/>
      <w:r>
        <w:rPr>
          <w:rFonts w:ascii="Times New Roman" w:eastAsia="Times New Roman" w:hAnsi="Times New Roman" w:cs="Times New Roman"/>
          <w:sz w:val="20"/>
          <w:szCs w:val="20"/>
        </w:rPr>
        <w:t>, Jelgavas novada Izglītības pārvaldes vadītāja )</w:t>
      </w:r>
    </w:p>
    <w:p w:rsidR="00BF063C" w:rsidRDefault="00BF063C"/>
    <w:p w:rsidR="00BF063C" w:rsidRDefault="005A1EE3">
      <w:pPr>
        <w:spacing w:before="24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rsidR="00BF063C" w:rsidRDefault="005A1EE3">
      <w:pPr>
        <w:numPr>
          <w:ilvl w:val="0"/>
          <w:numId w:val="4"/>
        </w:numPr>
        <w:spacing w:after="240"/>
        <w:jc w:val="center"/>
      </w:pPr>
      <w:r>
        <w:rPr>
          <w:rFonts w:ascii="Times New Roman" w:eastAsia="Times New Roman" w:hAnsi="Times New Roman" w:cs="Times New Roman"/>
          <w:b/>
          <w:sz w:val="24"/>
          <w:szCs w:val="24"/>
        </w:rPr>
        <w:lastRenderedPageBreak/>
        <w:t>Izglītības iestādes vispārīgs raksturojums</w:t>
      </w:r>
    </w:p>
    <w:p w:rsidR="00BF063C" w:rsidRDefault="005A1EE3">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1.1.Izglītojamo skaits un īstenotās izglītības programmas 2022./2023. mācību gadā</w:t>
      </w:r>
    </w:p>
    <w:tbl>
      <w:tblPr>
        <w:tblStyle w:val="a0"/>
        <w:tblW w:w="9590" w:type="dxa"/>
        <w:tblInd w:w="-575" w:type="dxa"/>
        <w:tblBorders>
          <w:top w:val="nil"/>
          <w:left w:val="nil"/>
          <w:bottom w:val="nil"/>
          <w:right w:val="nil"/>
          <w:insideH w:val="nil"/>
          <w:insideV w:val="nil"/>
        </w:tblBorders>
        <w:tblLayout w:type="fixed"/>
        <w:tblLook w:val="0600" w:firstRow="0" w:lastRow="0" w:firstColumn="0" w:lastColumn="0" w:noHBand="1" w:noVBand="1"/>
      </w:tblPr>
      <w:tblGrid>
        <w:gridCol w:w="1843"/>
        <w:gridCol w:w="1276"/>
        <w:gridCol w:w="1134"/>
        <w:gridCol w:w="1017"/>
        <w:gridCol w:w="1676"/>
        <w:gridCol w:w="1276"/>
        <w:gridCol w:w="1368"/>
      </w:tblGrid>
      <w:tr w:rsidR="00BF063C" w:rsidTr="00481722">
        <w:trPr>
          <w:trHeight w:val="450"/>
        </w:trPr>
        <w:tc>
          <w:tcPr>
            <w:tcW w:w="1843"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BF063C" w:rsidRDefault="005A1EE3">
            <w:pPr>
              <w:spacing w:before="240" w:after="240"/>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programmas nosaukums</w:t>
            </w:r>
          </w:p>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6"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F063C" w:rsidRDefault="005A1EE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w:t>
            </w:r>
          </w:p>
          <w:p w:rsidR="00BF063C" w:rsidRDefault="005A1EE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programmas</w:t>
            </w:r>
          </w:p>
          <w:p w:rsidR="00BF063C" w:rsidRDefault="005A1EE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kods</w:t>
            </w:r>
          </w:p>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F063C" w:rsidRDefault="005A1EE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Īstenošanas vietas adrese</w:t>
            </w:r>
          </w:p>
          <w:p w:rsidR="00BF063C" w:rsidRDefault="005A1EE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 atšķiras no juridiskās adreses)</w:t>
            </w:r>
          </w:p>
        </w:tc>
        <w:tc>
          <w:tcPr>
            <w:tcW w:w="2693"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Licence</w:t>
            </w:r>
          </w:p>
        </w:tc>
        <w:tc>
          <w:tcPr>
            <w:tcW w:w="1276" w:type="dxa"/>
            <w:vMerge w:val="restart"/>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Izglītojamo skaits, uzsākot programmas apguvi (prof. </w:t>
            </w:r>
            <w:proofErr w:type="spellStart"/>
            <w:r>
              <w:rPr>
                <w:rFonts w:ascii="Times New Roman" w:eastAsia="Times New Roman" w:hAnsi="Times New Roman" w:cs="Times New Roman"/>
                <w:sz w:val="24"/>
                <w:szCs w:val="24"/>
              </w:rPr>
              <w:t>izgl</w:t>
            </w:r>
            <w:proofErr w:type="spellEnd"/>
            <w:r>
              <w:rPr>
                <w:rFonts w:ascii="Times New Roman" w:eastAsia="Times New Roman" w:hAnsi="Times New Roman" w:cs="Times New Roman"/>
                <w:sz w:val="24"/>
                <w:szCs w:val="24"/>
              </w:rPr>
              <w:t xml:space="preserve">.) vai uzsākot 2022./2023. </w:t>
            </w:r>
            <w:proofErr w:type="spellStart"/>
            <w:r>
              <w:rPr>
                <w:rFonts w:ascii="Times New Roman" w:eastAsia="Times New Roman" w:hAnsi="Times New Roman" w:cs="Times New Roman"/>
                <w:sz w:val="24"/>
                <w:szCs w:val="24"/>
              </w:rPr>
              <w:t>māc.g</w:t>
            </w:r>
            <w:proofErr w:type="spellEnd"/>
            <w:r>
              <w:rPr>
                <w:rFonts w:ascii="Times New Roman" w:eastAsia="Times New Roman" w:hAnsi="Times New Roman" w:cs="Times New Roman"/>
                <w:sz w:val="24"/>
                <w:szCs w:val="24"/>
              </w:rPr>
              <w:t>. (01.09.2022.)</w:t>
            </w:r>
          </w:p>
        </w:tc>
        <w:tc>
          <w:tcPr>
            <w:tcW w:w="1368" w:type="dxa"/>
            <w:vMerge w:val="restart"/>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Izglītojamo skaits, noslēdzot sekmīgu programmas apguvi (prof. </w:t>
            </w:r>
            <w:proofErr w:type="spellStart"/>
            <w:r>
              <w:rPr>
                <w:rFonts w:ascii="Times New Roman" w:eastAsia="Times New Roman" w:hAnsi="Times New Roman" w:cs="Times New Roman"/>
                <w:sz w:val="24"/>
                <w:szCs w:val="24"/>
              </w:rPr>
              <w:t>izgl</w:t>
            </w:r>
            <w:proofErr w:type="spellEnd"/>
            <w:r>
              <w:rPr>
                <w:rFonts w:ascii="Times New Roman" w:eastAsia="Times New Roman" w:hAnsi="Times New Roman" w:cs="Times New Roman"/>
                <w:sz w:val="24"/>
                <w:szCs w:val="24"/>
              </w:rPr>
              <w:t>.)  vai noslēdzot 2022./2023.māc.g.</w:t>
            </w:r>
          </w:p>
          <w:p w:rsidR="00BF063C" w:rsidRDefault="005A1EE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(31.05.2023.)</w:t>
            </w:r>
          </w:p>
        </w:tc>
      </w:tr>
      <w:tr w:rsidR="00BF063C" w:rsidTr="00481722">
        <w:trPr>
          <w:trHeight w:val="2130"/>
        </w:trPr>
        <w:tc>
          <w:tcPr>
            <w:tcW w:w="1843"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580"/>
            </w:pPr>
          </w:p>
        </w:tc>
        <w:tc>
          <w:tcPr>
            <w:tcW w:w="1276"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580"/>
            </w:pPr>
          </w:p>
        </w:tc>
        <w:tc>
          <w:tcPr>
            <w:tcW w:w="1134"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580"/>
            </w:pPr>
          </w:p>
        </w:tc>
        <w:tc>
          <w:tcPr>
            <w:tcW w:w="10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7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Nr.</w:t>
            </w:r>
          </w:p>
        </w:tc>
        <w:tc>
          <w:tcPr>
            <w:tcW w:w="16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Licencēšanas</w:t>
            </w:r>
          </w:p>
          <w:p w:rsidR="00BF063C" w:rsidRDefault="005A1EE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datums</w:t>
            </w:r>
          </w:p>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6"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580"/>
            </w:pPr>
          </w:p>
        </w:tc>
        <w:tc>
          <w:tcPr>
            <w:tcW w:w="1368"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580"/>
            </w:pPr>
          </w:p>
        </w:tc>
      </w:tr>
      <w:tr w:rsidR="00BF063C" w:rsidTr="00481722">
        <w:trPr>
          <w:trHeight w:val="780"/>
        </w:trPr>
        <w:tc>
          <w:tcPr>
            <w:tcW w:w="1843"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481722">
            <w:pPr>
              <w:spacing w:before="240" w:after="240"/>
              <w:ind w:left="39"/>
              <w:rPr>
                <w:rFonts w:ascii="Times New Roman" w:eastAsia="Times New Roman" w:hAnsi="Times New Roman" w:cs="Times New Roman"/>
                <w:sz w:val="24"/>
                <w:szCs w:val="24"/>
              </w:rPr>
            </w:pPr>
            <w:r>
              <w:rPr>
                <w:rFonts w:ascii="Times New Roman" w:eastAsia="Times New Roman" w:hAnsi="Times New Roman" w:cs="Times New Roman"/>
                <w:sz w:val="24"/>
                <w:szCs w:val="24"/>
              </w:rPr>
              <w:t>Pamatizglītības programma</w:t>
            </w:r>
          </w:p>
        </w:tc>
        <w:tc>
          <w:tcPr>
            <w:tcW w:w="12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481722">
            <w:pPr>
              <w:spacing w:before="240" w:after="240"/>
              <w:ind w:left="-580" w:firstLine="33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21011111</w:t>
            </w:r>
          </w:p>
        </w:tc>
        <w:tc>
          <w:tcPr>
            <w:tcW w:w="113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481722">
            <w:pPr>
              <w:spacing w:before="240" w:after="240"/>
              <w:ind w:left="-580" w:firstLine="34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V-1718</w:t>
            </w:r>
          </w:p>
        </w:tc>
        <w:tc>
          <w:tcPr>
            <w:tcW w:w="16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481722">
            <w:pPr>
              <w:spacing w:before="240" w:after="240"/>
              <w:ind w:left="-580" w:firstLine="17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12.03.2010.</w:t>
            </w:r>
          </w:p>
        </w:tc>
        <w:tc>
          <w:tcPr>
            <w:tcW w:w="12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233</w:t>
            </w:r>
          </w:p>
        </w:tc>
        <w:tc>
          <w:tcPr>
            <w:tcW w:w="13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321</w:t>
            </w:r>
          </w:p>
        </w:tc>
      </w:tr>
      <w:tr w:rsidR="00BF063C" w:rsidTr="00481722">
        <w:trPr>
          <w:trHeight w:val="1560"/>
        </w:trPr>
        <w:tc>
          <w:tcPr>
            <w:tcW w:w="1843"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D20F8C" w:rsidP="00481722">
            <w:pPr>
              <w:spacing w:before="240" w:after="240"/>
              <w:rPr>
                <w:rFonts w:ascii="Times New Roman" w:eastAsia="Times New Roman" w:hAnsi="Times New Roman" w:cs="Times New Roman"/>
                <w:sz w:val="24"/>
                <w:szCs w:val="24"/>
              </w:rPr>
            </w:pPr>
            <w:hyperlink r:id="rId5">
              <w:r w:rsidR="005A1EE3">
                <w:rPr>
                  <w:rFonts w:ascii="Times New Roman" w:eastAsia="Times New Roman" w:hAnsi="Times New Roman" w:cs="Times New Roman"/>
                  <w:sz w:val="24"/>
                  <w:szCs w:val="24"/>
                </w:rPr>
                <w:t>Speciālās pamatizglītības programma izglītojamajiem ar mācīšanās traucējumiem</w:t>
              </w:r>
            </w:hyperlink>
          </w:p>
        </w:tc>
        <w:tc>
          <w:tcPr>
            <w:tcW w:w="12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D20F8C" w:rsidP="00481722">
            <w:pPr>
              <w:spacing w:before="240" w:after="240"/>
              <w:ind w:left="-580" w:firstLine="335"/>
              <w:jc w:val="center"/>
              <w:rPr>
                <w:rFonts w:ascii="Times New Roman" w:eastAsia="Times New Roman" w:hAnsi="Times New Roman" w:cs="Times New Roman"/>
                <w:sz w:val="24"/>
                <w:szCs w:val="24"/>
              </w:rPr>
            </w:pPr>
            <w:hyperlink r:id="rId6">
              <w:r w:rsidR="005A1EE3">
                <w:rPr>
                  <w:rFonts w:ascii="Times New Roman" w:eastAsia="Times New Roman" w:hAnsi="Times New Roman" w:cs="Times New Roman"/>
                  <w:sz w:val="24"/>
                  <w:szCs w:val="24"/>
                </w:rPr>
                <w:t>21015611</w:t>
              </w:r>
            </w:hyperlink>
          </w:p>
        </w:tc>
        <w:tc>
          <w:tcPr>
            <w:tcW w:w="113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D20F8C" w:rsidP="00481722">
            <w:pPr>
              <w:spacing w:before="240" w:after="240"/>
              <w:ind w:left="-580" w:firstLine="487"/>
              <w:jc w:val="center"/>
              <w:rPr>
                <w:rFonts w:ascii="Times New Roman" w:eastAsia="Times New Roman" w:hAnsi="Times New Roman" w:cs="Times New Roman"/>
                <w:sz w:val="24"/>
                <w:szCs w:val="24"/>
              </w:rPr>
            </w:pPr>
            <w:hyperlink r:id="rId7">
              <w:r w:rsidR="005A1EE3">
                <w:rPr>
                  <w:rFonts w:ascii="Times New Roman" w:eastAsia="Times New Roman" w:hAnsi="Times New Roman" w:cs="Times New Roman"/>
                  <w:sz w:val="24"/>
                  <w:szCs w:val="24"/>
                </w:rPr>
                <w:t>V_6820</w:t>
              </w:r>
            </w:hyperlink>
          </w:p>
        </w:tc>
        <w:tc>
          <w:tcPr>
            <w:tcW w:w="16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481722">
            <w:pPr>
              <w:spacing w:before="240" w:after="240"/>
              <w:ind w:left="-580" w:firstLine="17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09.03.2023.</w:t>
            </w:r>
          </w:p>
        </w:tc>
        <w:tc>
          <w:tcPr>
            <w:tcW w:w="12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BF063C" w:rsidTr="00481722">
        <w:trPr>
          <w:trHeight w:val="780"/>
        </w:trPr>
        <w:tc>
          <w:tcPr>
            <w:tcW w:w="1843"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48172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Pirmsskolas izglītības programma</w:t>
            </w:r>
          </w:p>
        </w:tc>
        <w:tc>
          <w:tcPr>
            <w:tcW w:w="12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481722">
            <w:pPr>
              <w:spacing w:before="240" w:after="240"/>
              <w:ind w:left="-580" w:firstLine="33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01011111</w:t>
            </w:r>
          </w:p>
        </w:tc>
        <w:tc>
          <w:tcPr>
            <w:tcW w:w="113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481722">
            <w:pPr>
              <w:spacing w:before="240" w:after="240"/>
              <w:ind w:left="-580" w:firstLine="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V-4026</w:t>
            </w:r>
          </w:p>
        </w:tc>
        <w:tc>
          <w:tcPr>
            <w:tcW w:w="16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481722">
            <w:pPr>
              <w:spacing w:before="240" w:after="240"/>
              <w:ind w:left="-580" w:firstLine="17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18.02.2011.</w:t>
            </w:r>
          </w:p>
        </w:tc>
        <w:tc>
          <w:tcPr>
            <w:tcW w:w="12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3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bl>
    <w:p w:rsidR="00BF063C" w:rsidRDefault="005A1EE3">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rsidP="00D53D5F">
      <w:pPr>
        <w:ind w:left="142" w:hanging="5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Izglītības iestādes iegūtā informācija par izglītojamo iemesliem izglītības iestādes maiņai un mācību pārtraukšanai izglītības programmā (2-3 secinājumi par izglītojamiem, kuri uzsākuši vai pārtraukuši mācības izglītības iestādē):</w:t>
      </w:r>
    </w:p>
    <w:p w:rsidR="00BF063C" w:rsidRDefault="005A1EE3" w:rsidP="00D53D5F">
      <w:pPr>
        <w:ind w:left="1276"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dzīvesvietas maiņa (cik daudzi izglītojamie izglītības iestādē 2022./2023. mācību gada laikā);</w:t>
      </w:r>
    </w:p>
    <w:p w:rsidR="00BF063C" w:rsidRDefault="00D53D5F">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 attiecināms.</w:t>
      </w:r>
    </w:p>
    <w:p w:rsidR="00BF063C" w:rsidRDefault="005A1EE3" w:rsidP="00B21EC7">
      <w:pPr>
        <w:ind w:left="1560"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vēlme mainīt izglītības iestādi (cik daudzi izglītojamie izglītības iestādē 2022./2023. mācību gada laikā, galvenie iestādes maiņas iemesli);</w:t>
      </w:r>
    </w:p>
    <w:p w:rsidR="00BF063C" w:rsidRDefault="005A1EE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 – 3. un 7. kases skolēni pārgājuši uz mācību iestādēm, kas nodrošina attālināto mācību procesu.</w:t>
      </w:r>
    </w:p>
    <w:p w:rsidR="00D53D5F" w:rsidRDefault="005A1EE3" w:rsidP="00D53D5F">
      <w:pPr>
        <w:ind w:left="1560"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cits iemesls (cik daudzi izglītojamie izglītības iestādē, iestādes maiņas iemesls).</w:t>
      </w:r>
    </w:p>
    <w:p w:rsidR="00BF063C" w:rsidRDefault="005A1EE3" w:rsidP="00D53D5F">
      <w:pPr>
        <w:ind w:left="1560" w:hanging="1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D53D5F">
        <w:rPr>
          <w:rFonts w:ascii="Times New Roman" w:eastAsia="Times New Roman" w:hAnsi="Times New Roman" w:cs="Times New Roman"/>
          <w:sz w:val="24"/>
          <w:szCs w:val="24"/>
        </w:rPr>
        <w:t>av attiecināms.</w:t>
      </w:r>
    </w:p>
    <w:p w:rsidR="00BF063C" w:rsidRDefault="005A1EE3">
      <w:pPr>
        <w:ind w:left="7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Pedagogu ilgstošās vakances un atbalsta personāla nodrošinājums</w:t>
      </w:r>
    </w:p>
    <w:p w:rsidR="00BF063C" w:rsidRDefault="005A1EE3">
      <w:pPr>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954"/>
        <w:gridCol w:w="3350"/>
        <w:gridCol w:w="1075"/>
        <w:gridCol w:w="3646"/>
      </w:tblGrid>
      <w:tr w:rsidR="00BF063C" w:rsidTr="00BD3F7E">
        <w:trPr>
          <w:trHeight w:val="780"/>
        </w:trPr>
        <w:tc>
          <w:tcPr>
            <w:tcW w:w="954"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BD3F7E">
            <w:pPr>
              <w:spacing w:before="240" w:after="240"/>
              <w:ind w:left="-500" w:firstLine="25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NPK</w:t>
            </w:r>
          </w:p>
        </w:tc>
        <w:tc>
          <w:tcPr>
            <w:tcW w:w="335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Informācija</w:t>
            </w:r>
          </w:p>
        </w:tc>
        <w:tc>
          <w:tcPr>
            <w:tcW w:w="107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Skaits</w:t>
            </w:r>
          </w:p>
        </w:tc>
        <w:tc>
          <w:tcPr>
            <w:tcW w:w="3646"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BD3F7E">
            <w:pPr>
              <w:spacing w:before="240" w:after="240"/>
              <w:ind w:left="-10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Komentāri (nodrošinājums un ar to saistītie izaicinājumi, pedagogu mainība u.c.)</w:t>
            </w:r>
          </w:p>
        </w:tc>
      </w:tr>
      <w:tr w:rsidR="00BF063C" w:rsidTr="00BD3F7E">
        <w:trPr>
          <w:trHeight w:val="1035"/>
        </w:trPr>
        <w:tc>
          <w:tcPr>
            <w:tcW w:w="95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BD3F7E">
            <w:pPr>
              <w:numPr>
                <w:ilvl w:val="0"/>
                <w:numId w:val="3"/>
              </w:numPr>
              <w:spacing w:after="240"/>
              <w:ind w:left="220" w:hanging="325"/>
            </w:pPr>
            <w:r>
              <w:rPr>
                <w:rFonts w:ascii="Times New Roman" w:eastAsia="Times New Roman" w:hAnsi="Times New Roman" w:cs="Times New Roman"/>
                <w:sz w:val="24"/>
                <w:szCs w:val="24"/>
              </w:rPr>
              <w:t xml:space="preserve"> </w:t>
            </w:r>
          </w:p>
        </w:tc>
        <w:tc>
          <w:tcPr>
            <w:tcW w:w="33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BD3F7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Ilgstošās vakances izglītības iestādē (vairāk kā 1 mēnesi) 2022./2023. </w:t>
            </w:r>
            <w:proofErr w:type="spellStart"/>
            <w:r>
              <w:rPr>
                <w:rFonts w:ascii="Times New Roman" w:eastAsia="Times New Roman" w:hAnsi="Times New Roman" w:cs="Times New Roman"/>
                <w:sz w:val="24"/>
                <w:szCs w:val="24"/>
              </w:rPr>
              <w:t>māc.g</w:t>
            </w:r>
            <w:proofErr w:type="spellEnd"/>
            <w:r>
              <w:rPr>
                <w:rFonts w:ascii="Times New Roman" w:eastAsia="Times New Roman" w:hAnsi="Times New Roman" w:cs="Times New Roman"/>
                <w:sz w:val="24"/>
                <w:szCs w:val="24"/>
              </w:rPr>
              <w:t>. (līdz 31.05.2023.)</w:t>
            </w:r>
          </w:p>
        </w:tc>
        <w:tc>
          <w:tcPr>
            <w:tcW w:w="107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64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BD3F7E">
            <w:pPr>
              <w:spacing w:before="240" w:after="240"/>
              <w:ind w:left="181"/>
              <w:rPr>
                <w:rFonts w:ascii="Times New Roman" w:eastAsia="Times New Roman" w:hAnsi="Times New Roman" w:cs="Times New Roman"/>
                <w:sz w:val="24"/>
                <w:szCs w:val="24"/>
              </w:rPr>
            </w:pPr>
            <w:r>
              <w:rPr>
                <w:rFonts w:ascii="Times New Roman" w:eastAsia="Times New Roman" w:hAnsi="Times New Roman" w:cs="Times New Roman"/>
                <w:sz w:val="24"/>
                <w:szCs w:val="24"/>
              </w:rPr>
              <w:t>Psihologs. Pieņemts darbā – 12.10.2022.</w:t>
            </w:r>
          </w:p>
        </w:tc>
      </w:tr>
      <w:tr w:rsidR="00BF063C" w:rsidTr="00BD3F7E">
        <w:trPr>
          <w:trHeight w:val="1305"/>
        </w:trPr>
        <w:tc>
          <w:tcPr>
            <w:tcW w:w="95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BD3F7E">
            <w:pPr>
              <w:numPr>
                <w:ilvl w:val="0"/>
                <w:numId w:val="5"/>
              </w:numPr>
              <w:spacing w:after="240"/>
              <w:ind w:left="220" w:hanging="325"/>
            </w:pPr>
            <w:r>
              <w:rPr>
                <w:rFonts w:ascii="Times New Roman" w:eastAsia="Times New Roman" w:hAnsi="Times New Roman" w:cs="Times New Roman"/>
                <w:sz w:val="24"/>
                <w:szCs w:val="24"/>
              </w:rPr>
              <w:t xml:space="preserve"> </w:t>
            </w:r>
          </w:p>
        </w:tc>
        <w:tc>
          <w:tcPr>
            <w:tcW w:w="33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BD3F7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Izglītības iestādē pieejamais atbalsta personāls, noslēdzot 2022./2023. </w:t>
            </w:r>
            <w:proofErr w:type="spellStart"/>
            <w:r>
              <w:rPr>
                <w:rFonts w:ascii="Times New Roman" w:eastAsia="Times New Roman" w:hAnsi="Times New Roman" w:cs="Times New Roman"/>
                <w:sz w:val="24"/>
                <w:szCs w:val="24"/>
              </w:rPr>
              <w:t>māc.g</w:t>
            </w:r>
            <w:proofErr w:type="spellEnd"/>
            <w:r>
              <w:rPr>
                <w:rFonts w:ascii="Times New Roman" w:eastAsia="Times New Roman" w:hAnsi="Times New Roman" w:cs="Times New Roman"/>
                <w:sz w:val="24"/>
                <w:szCs w:val="24"/>
              </w:rPr>
              <w:t>. (līdz 31.05.2023.)</w:t>
            </w:r>
          </w:p>
        </w:tc>
        <w:tc>
          <w:tcPr>
            <w:tcW w:w="107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5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64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BD3F7E">
            <w:pPr>
              <w:spacing w:before="240" w:after="240"/>
              <w:ind w:left="181"/>
              <w:rPr>
                <w:rFonts w:ascii="Times New Roman" w:eastAsia="Times New Roman" w:hAnsi="Times New Roman" w:cs="Times New Roman"/>
                <w:sz w:val="24"/>
                <w:szCs w:val="24"/>
              </w:rPr>
            </w:pPr>
            <w:r>
              <w:rPr>
                <w:rFonts w:ascii="Times New Roman" w:eastAsia="Times New Roman" w:hAnsi="Times New Roman" w:cs="Times New Roman"/>
                <w:sz w:val="24"/>
                <w:szCs w:val="24"/>
              </w:rPr>
              <w:t>Psihologs, logopēds, sociālais pedagogs, pedagoga palīgs, pedagogs – karjeras konsultants, medmāsa, bibliotekārs, laborants.</w:t>
            </w:r>
          </w:p>
        </w:tc>
      </w:tr>
    </w:tbl>
    <w:p w:rsidR="00BF063C" w:rsidRDefault="005A1EE3">
      <w:pPr>
        <w:spacing w:before="240" w:after="240"/>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 xml:space="preserve"> </w:t>
      </w:r>
    </w:p>
    <w:p w:rsidR="00BF063C" w:rsidRDefault="005A1EE3">
      <w:pPr>
        <w:numPr>
          <w:ilvl w:val="0"/>
          <w:numId w:val="1"/>
        </w:numPr>
        <w:spacing w:after="240"/>
        <w:jc w:val="center"/>
      </w:pPr>
      <w:r>
        <w:rPr>
          <w:rFonts w:ascii="Times New Roman" w:eastAsia="Times New Roman" w:hAnsi="Times New Roman" w:cs="Times New Roman"/>
          <w:b/>
          <w:sz w:val="24"/>
          <w:szCs w:val="24"/>
        </w:rPr>
        <w:t>Izglītības iestādes darbības pamatmērķi un prioritātes</w:t>
      </w:r>
    </w:p>
    <w:p w:rsidR="00BF063C" w:rsidRDefault="005A1EE3">
      <w:pPr>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BF063C" w:rsidRDefault="005A1EE3">
      <w:pPr>
        <w:ind w:left="7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w:t>
      </w:r>
      <w:r>
        <w:rPr>
          <w:rFonts w:ascii="Times New Roman" w:eastAsia="Times New Roman" w:hAnsi="Times New Roman" w:cs="Times New Roman"/>
          <w:b/>
          <w:sz w:val="24"/>
          <w:szCs w:val="24"/>
        </w:rPr>
        <w:t>Izglītības iestādes misija</w:t>
      </w:r>
      <w:r>
        <w:rPr>
          <w:rFonts w:ascii="Times New Roman" w:eastAsia="Times New Roman" w:hAnsi="Times New Roman" w:cs="Times New Roman"/>
          <w:sz w:val="24"/>
          <w:szCs w:val="24"/>
        </w:rPr>
        <w:t xml:space="preserve"> – Veidot izglītības vidi, organizēt un īstenot izglītības procesu, kas nodrošina valsts pamatizglītības mērķu sasniegšanu, radot konkurētspējīgu personību.</w:t>
      </w:r>
    </w:p>
    <w:p w:rsidR="00BF063C" w:rsidRDefault="005A1EE3">
      <w:pPr>
        <w:ind w:left="7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r>
        <w:rPr>
          <w:rFonts w:ascii="Times New Roman" w:eastAsia="Times New Roman" w:hAnsi="Times New Roman" w:cs="Times New Roman"/>
          <w:b/>
          <w:sz w:val="24"/>
          <w:szCs w:val="24"/>
        </w:rPr>
        <w:t>Izglītības iestādes vīzija  par izglītojamo</w:t>
      </w:r>
      <w:r>
        <w:rPr>
          <w:rFonts w:ascii="Times New Roman" w:eastAsia="Times New Roman" w:hAnsi="Times New Roman" w:cs="Times New Roman"/>
          <w:sz w:val="24"/>
          <w:szCs w:val="24"/>
        </w:rPr>
        <w:t xml:space="preserve"> – radošs, mērķtiecīgs, atbildīgs pret sevi un apkārtējo vidi, pārliecināts par savām spējām un prasmēm</w:t>
      </w:r>
    </w:p>
    <w:p w:rsidR="00BF063C" w:rsidRDefault="005A1EE3">
      <w:pPr>
        <w:ind w:left="7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w:t>
      </w:r>
      <w:r>
        <w:rPr>
          <w:rFonts w:ascii="Times New Roman" w:eastAsia="Times New Roman" w:hAnsi="Times New Roman" w:cs="Times New Roman"/>
          <w:b/>
          <w:sz w:val="24"/>
          <w:szCs w:val="24"/>
        </w:rPr>
        <w:t xml:space="preserve">Izglītības iestādes vērtības </w:t>
      </w:r>
      <w:proofErr w:type="spellStart"/>
      <w:r>
        <w:rPr>
          <w:rFonts w:ascii="Times New Roman" w:eastAsia="Times New Roman" w:hAnsi="Times New Roman" w:cs="Times New Roman"/>
          <w:b/>
          <w:sz w:val="24"/>
          <w:szCs w:val="24"/>
        </w:rPr>
        <w:t>cilvēkcentrētā</w:t>
      </w:r>
      <w:proofErr w:type="spellEnd"/>
      <w:r>
        <w:rPr>
          <w:rFonts w:ascii="Times New Roman" w:eastAsia="Times New Roman" w:hAnsi="Times New Roman" w:cs="Times New Roman"/>
          <w:b/>
          <w:sz w:val="24"/>
          <w:szCs w:val="24"/>
        </w:rPr>
        <w:t xml:space="preserve"> veidā</w:t>
      </w:r>
      <w:r>
        <w:rPr>
          <w:rFonts w:ascii="Times New Roman" w:eastAsia="Times New Roman" w:hAnsi="Times New Roman" w:cs="Times New Roman"/>
          <w:sz w:val="24"/>
          <w:szCs w:val="24"/>
        </w:rPr>
        <w:t xml:space="preserve"> – cieņa, atbildība, drošība.</w:t>
      </w:r>
    </w:p>
    <w:p w:rsidR="00BF063C" w:rsidRDefault="005A1EE3">
      <w:pPr>
        <w:ind w:left="7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2022./2023. mācību gada darba prioritātes un sasniegtie rezultāti</w:t>
      </w:r>
    </w:p>
    <w:p w:rsidR="00BF063C" w:rsidRDefault="005A1EE3">
      <w:pPr>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2539"/>
        <w:gridCol w:w="3295"/>
        <w:gridCol w:w="3191"/>
      </w:tblGrid>
      <w:tr w:rsidR="00BF063C">
        <w:trPr>
          <w:trHeight w:val="780"/>
        </w:trPr>
        <w:tc>
          <w:tcPr>
            <w:tcW w:w="2538"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Prioritāte</w:t>
            </w:r>
          </w:p>
        </w:tc>
        <w:tc>
          <w:tcPr>
            <w:tcW w:w="329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Sasniedzamie rezultāti kvantitatīvi un kvalitatīvi</w:t>
            </w:r>
          </w:p>
        </w:tc>
        <w:tc>
          <w:tcPr>
            <w:tcW w:w="3191"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Norāde par uzdevumu izpildi (Sasniegts/daļēji sasniegts/ Nav sasniegts) un komentārs</w:t>
            </w:r>
          </w:p>
        </w:tc>
      </w:tr>
      <w:tr w:rsidR="00BF063C">
        <w:trPr>
          <w:trHeight w:val="6090"/>
        </w:trPr>
        <w:tc>
          <w:tcPr>
            <w:tcW w:w="2538"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Kompetencēs balstīta efektīva mācību procesa organizēšana</w:t>
            </w:r>
          </w:p>
        </w:tc>
        <w:tc>
          <w:tcPr>
            <w:tcW w:w="3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a) kvalitatīvi</w:t>
            </w:r>
          </w:p>
          <w:p w:rsidR="00BF063C" w:rsidRDefault="005A1EE3">
            <w:pPr>
              <w:spacing w:before="240" w:after="240"/>
              <w:ind w:left="181"/>
              <w:rPr>
                <w:rFonts w:ascii="Times New Roman" w:eastAsia="Times New Roman" w:hAnsi="Times New Roman" w:cs="Times New Roman"/>
                <w:sz w:val="24"/>
                <w:szCs w:val="24"/>
              </w:rPr>
            </w:pPr>
            <w:r>
              <w:rPr>
                <w:rFonts w:ascii="Times New Roman" w:eastAsia="Times New Roman" w:hAnsi="Times New Roman" w:cs="Times New Roman"/>
                <w:sz w:val="24"/>
                <w:szCs w:val="24"/>
              </w:rPr>
              <w:t>sekmēta pedagogu izpratne par mērķtiecīgu stundas vērošanu un pedagoģiskās darbības analīzi</w:t>
            </w:r>
          </w:p>
          <w:p w:rsidR="00BF063C" w:rsidRDefault="005A1EE3">
            <w:pPr>
              <w:spacing w:before="240" w:after="240"/>
              <w:ind w:left="181"/>
              <w:rPr>
                <w:rFonts w:ascii="Times New Roman" w:eastAsia="Times New Roman" w:hAnsi="Times New Roman" w:cs="Times New Roman"/>
                <w:sz w:val="24"/>
                <w:szCs w:val="24"/>
              </w:rPr>
            </w:pPr>
            <w:r>
              <w:rPr>
                <w:rFonts w:ascii="Times New Roman" w:eastAsia="Times New Roman" w:hAnsi="Times New Roman" w:cs="Times New Roman"/>
                <w:sz w:val="24"/>
                <w:szCs w:val="24"/>
              </w:rPr>
              <w:t>organizētas mācīšanās grupas pa klašu posmiem (nodrošinot atbalstu efektīvas mācību stundas plānošanā)</w:t>
            </w:r>
          </w:p>
          <w:p w:rsidR="00BF063C" w:rsidRDefault="00BF063C">
            <w:pPr>
              <w:spacing w:before="240" w:after="240"/>
              <w:ind w:left="141"/>
              <w:rPr>
                <w:rFonts w:ascii="Times New Roman" w:eastAsia="Times New Roman" w:hAnsi="Times New Roman" w:cs="Times New Roman"/>
                <w:sz w:val="24"/>
                <w:szCs w:val="24"/>
              </w:rPr>
            </w:pP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integrētas skolas vērtības mācību un audzināšanas saturā</w:t>
            </w:r>
          </w:p>
          <w:p w:rsidR="00BF063C" w:rsidRDefault="00BF063C">
            <w:pPr>
              <w:spacing w:before="240" w:after="240"/>
              <w:ind w:left="141"/>
              <w:rPr>
                <w:rFonts w:ascii="Times New Roman" w:eastAsia="Times New Roman" w:hAnsi="Times New Roman" w:cs="Times New Roman"/>
                <w:sz w:val="24"/>
                <w:szCs w:val="24"/>
              </w:rPr>
            </w:pP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dalīšanās ar labās prakses piemēriem</w:t>
            </w:r>
          </w:p>
        </w:tc>
        <w:tc>
          <w:tcPr>
            <w:tcW w:w="319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Daļēji sasniegts</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Atbalstīta pedagogu mērķtiecīga izglītošanās kursos, tai skaitā par stundu vērošanu un analīzi.</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Pedagogi iepazīstināti ar materiāliem par stundu plānošanu un efektīvas mācību stundas struktūru.</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Pēc stundu vērošanas un e-klases  datiem pedagogi mācību un audzināšanas  saturā integrē skolas vērtības.</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Veidojot </w:t>
            </w:r>
            <w:proofErr w:type="spellStart"/>
            <w:r>
              <w:rPr>
                <w:rFonts w:ascii="Times New Roman" w:eastAsia="Times New Roman" w:hAnsi="Times New Roman" w:cs="Times New Roman"/>
                <w:sz w:val="24"/>
                <w:szCs w:val="24"/>
              </w:rPr>
              <w:t>starppriekšmetu</w:t>
            </w:r>
            <w:proofErr w:type="spellEnd"/>
            <w:r>
              <w:rPr>
                <w:rFonts w:ascii="Times New Roman" w:eastAsia="Times New Roman" w:hAnsi="Times New Roman" w:cs="Times New Roman"/>
                <w:sz w:val="24"/>
                <w:szCs w:val="24"/>
              </w:rPr>
              <w:t xml:space="preserve"> nodarbības un vērojot kolēģu stundas, analizējot tās, pedagogi dalās ar labās prakses piemēriem.</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pedagogi gan informatīvajās sanāksmēs, gan individuāli regulāri tiek informēti par iespējām saņemt metodisko atbalstu, notiek skolotāju darba pārraudzība (e-klases žurnāla kontrole, stundu vērošana). </w:t>
            </w:r>
          </w:p>
        </w:tc>
      </w:tr>
      <w:tr w:rsidR="00BF063C" w:rsidTr="00D20F8C">
        <w:trPr>
          <w:trHeight w:val="1035"/>
        </w:trPr>
        <w:tc>
          <w:tcPr>
            <w:tcW w:w="2538"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260"/>
            </w:pPr>
          </w:p>
        </w:tc>
        <w:tc>
          <w:tcPr>
            <w:tcW w:w="3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b) kvantitatīvi</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vismaz 20% vērotu stundu</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visi skolotāji savstarpēji vērojuši vismaz viena kolēģa stundu (dalīties ar izmantotajām metodēm, citu pedagogu ieteikumi mācību </w:t>
            </w:r>
            <w:r>
              <w:rPr>
                <w:rFonts w:ascii="Times New Roman" w:eastAsia="Times New Roman" w:hAnsi="Times New Roman" w:cs="Times New Roman"/>
                <w:sz w:val="24"/>
                <w:szCs w:val="24"/>
              </w:rPr>
              <w:lastRenderedPageBreak/>
              <w:t>procesa uzlabošanai, bagātināšanai)</w:t>
            </w:r>
          </w:p>
        </w:tc>
        <w:tc>
          <w:tcPr>
            <w:tcW w:w="319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Daļēji sasniegts</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Vērots vairāk nekā 20%  stundu.</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Nav izdevies visiem pedagogiem savstarpēji vērot vismaz viena kolēģa stundu.</w:t>
            </w:r>
          </w:p>
        </w:tc>
      </w:tr>
      <w:tr w:rsidR="00BF063C" w:rsidTr="00D778E0">
        <w:trPr>
          <w:trHeight w:val="978"/>
        </w:trPr>
        <w:tc>
          <w:tcPr>
            <w:tcW w:w="2538"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Kompetenču pieejas realizēšana, mācību satura ieviešana 3.,6.,9.klasei</w:t>
            </w:r>
          </w:p>
        </w:tc>
        <w:tc>
          <w:tcPr>
            <w:tcW w:w="3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a) kvalitatīvi</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apgūstamo zināšanu un prasmju sasaiste ar reālo dzīvi</w:t>
            </w:r>
          </w:p>
          <w:p w:rsidR="00BF063C" w:rsidRDefault="00BF063C">
            <w:pPr>
              <w:spacing w:before="240" w:after="240"/>
              <w:ind w:left="141"/>
              <w:rPr>
                <w:rFonts w:ascii="Times New Roman" w:eastAsia="Times New Roman" w:hAnsi="Times New Roman" w:cs="Times New Roman"/>
                <w:sz w:val="24"/>
                <w:szCs w:val="24"/>
              </w:rPr>
            </w:pP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izglītojamie veic uzdevumus pēc starpdisciplināriem principiem</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skolotāju sadarbība mācību procesa organizēšanā</w:t>
            </w:r>
          </w:p>
        </w:tc>
        <w:tc>
          <w:tcPr>
            <w:tcW w:w="319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90% pedagogu skolēniem apgūstamās zināšanas un prasmes sasaista ar reālo dzīvi. </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Pedagogu informatīvajās sanāksmēs diskutēts par jauno mācību saturu - par SR formulēšanu, stundas struktūru.</w:t>
            </w:r>
          </w:p>
          <w:p w:rsidR="00BF063C" w:rsidRDefault="005A1EE3">
            <w:pPr>
              <w:spacing w:before="240" w:after="240"/>
              <w:ind w:left="141"/>
              <w:rPr>
                <w:rFonts w:ascii="Times New Roman" w:eastAsia="Times New Roman" w:hAnsi="Times New Roman" w:cs="Times New Roman"/>
                <w:color w:val="C00000"/>
                <w:sz w:val="24"/>
                <w:szCs w:val="24"/>
                <w:u w:val="single"/>
              </w:rPr>
            </w:pPr>
            <w:r>
              <w:rPr>
                <w:rFonts w:ascii="Times New Roman" w:eastAsia="Times New Roman" w:hAnsi="Times New Roman" w:cs="Times New Roman"/>
                <w:sz w:val="24"/>
                <w:szCs w:val="24"/>
              </w:rPr>
              <w:t>Atbalstīta un veicināta pedagogu savstarpējā sadarbība, pieredzes apmaiņa, pakāpeniski veidojot kompetenču pieeju mācību procesā</w:t>
            </w:r>
            <w:r>
              <w:rPr>
                <w:rFonts w:ascii="Times New Roman" w:eastAsia="Times New Roman" w:hAnsi="Times New Roman" w:cs="Times New Roman"/>
                <w:color w:val="1C4587"/>
                <w:sz w:val="24"/>
                <w:szCs w:val="24"/>
              </w:rPr>
              <w:t xml:space="preserve">. </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Stundu saturs tiek veidots pēc starpdisciplināriem principiem - dažādu mācību priekšmetu skolotāji sadarbojas apgūstamo tēmu ietvaros.</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E-klasē kopīgots </w:t>
            </w:r>
            <w:proofErr w:type="spellStart"/>
            <w:r>
              <w:rPr>
                <w:rFonts w:ascii="Times New Roman" w:eastAsia="Times New Roman" w:hAnsi="Times New Roman" w:cs="Times New Roman"/>
                <w:sz w:val="24"/>
                <w:szCs w:val="24"/>
              </w:rPr>
              <w:t>google</w:t>
            </w:r>
            <w:proofErr w:type="spellEnd"/>
            <w:r>
              <w:rPr>
                <w:rFonts w:ascii="Times New Roman" w:eastAsia="Times New Roman" w:hAnsi="Times New Roman" w:cs="Times New Roman"/>
                <w:sz w:val="24"/>
                <w:szCs w:val="24"/>
              </w:rPr>
              <w:t xml:space="preserve"> dokuments, kurā pedagogi fiksē starpdisciplināri veidotās stundas visos vecumposmos, tai skaitā, pirmsskolas vecumposma audzēkņiem.</w:t>
            </w:r>
          </w:p>
        </w:tc>
      </w:tr>
      <w:tr w:rsidR="00BF063C">
        <w:trPr>
          <w:trHeight w:val="1275"/>
        </w:trPr>
        <w:tc>
          <w:tcPr>
            <w:tcW w:w="2538"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260"/>
            </w:pPr>
          </w:p>
        </w:tc>
        <w:tc>
          <w:tcPr>
            <w:tcW w:w="3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b) kvantitatīvi</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visi skolotāji piedalījušies vēroto mācību stundu analīzē, apmeklējuši kursus</w:t>
            </w:r>
          </w:p>
        </w:tc>
        <w:tc>
          <w:tcPr>
            <w:tcW w:w="319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Daļēji sasniegts</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70% pedagogu piedalījušies vēroto stundu analīzē, apmeklējuši kursus.</w:t>
            </w:r>
          </w:p>
          <w:p w:rsidR="00BF063C" w:rsidRDefault="005A1EE3">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Skolotāji kopumā novadījuši 48 </w:t>
            </w:r>
            <w:proofErr w:type="spellStart"/>
            <w:r>
              <w:rPr>
                <w:rFonts w:ascii="Times New Roman" w:eastAsia="Times New Roman" w:hAnsi="Times New Roman" w:cs="Times New Roman"/>
                <w:sz w:val="24"/>
                <w:szCs w:val="24"/>
              </w:rPr>
              <w:t>starppriekšmetu</w:t>
            </w:r>
            <w:proofErr w:type="spellEnd"/>
            <w:r>
              <w:rPr>
                <w:rFonts w:ascii="Times New Roman" w:eastAsia="Times New Roman" w:hAnsi="Times New Roman" w:cs="Times New Roman"/>
                <w:sz w:val="24"/>
                <w:szCs w:val="24"/>
              </w:rPr>
              <w:t xml:space="preserve"> mācību stundas (piem., angļu valoda un ģeogrāfija, datorika un matemātika, klases stunda un sociālās zinības un citas), dažu pedagogu sadarbība starpdisciplināro stundu organizēšanā ilgusi vairāku stundu vai nedēļu garumā. </w:t>
            </w:r>
          </w:p>
        </w:tc>
      </w:tr>
      <w:tr w:rsidR="00BF063C">
        <w:trPr>
          <w:trHeight w:val="2805"/>
        </w:trPr>
        <w:tc>
          <w:tcPr>
            <w:tcW w:w="2538"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Pilnveidot izglītojamo </w:t>
            </w:r>
            <w:proofErr w:type="spellStart"/>
            <w:r>
              <w:rPr>
                <w:rFonts w:ascii="Times New Roman" w:eastAsia="Times New Roman" w:hAnsi="Times New Roman" w:cs="Times New Roman"/>
                <w:sz w:val="24"/>
                <w:szCs w:val="24"/>
              </w:rPr>
              <w:t>tekstpratību</w:t>
            </w:r>
            <w:proofErr w:type="spellEnd"/>
            <w:r>
              <w:rPr>
                <w:rFonts w:ascii="Times New Roman" w:eastAsia="Times New Roman" w:hAnsi="Times New Roman" w:cs="Times New Roman"/>
                <w:sz w:val="24"/>
                <w:szCs w:val="24"/>
              </w:rPr>
              <w:t xml:space="preserve"> dažādos mācību priekšmetos</w:t>
            </w:r>
          </w:p>
        </w:tc>
        <w:tc>
          <w:tcPr>
            <w:tcW w:w="3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a) kvalitatīvi</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organizēt skolotājiem mācīšanās grupas par </w:t>
            </w:r>
            <w:proofErr w:type="spellStart"/>
            <w:r>
              <w:rPr>
                <w:rFonts w:ascii="Times New Roman" w:eastAsia="Times New Roman" w:hAnsi="Times New Roman" w:cs="Times New Roman"/>
                <w:sz w:val="24"/>
                <w:szCs w:val="24"/>
              </w:rPr>
              <w:t>tekstpratību</w:t>
            </w:r>
            <w:proofErr w:type="spellEnd"/>
            <w:r>
              <w:rPr>
                <w:rFonts w:ascii="Times New Roman" w:eastAsia="Times New Roman" w:hAnsi="Times New Roman" w:cs="Times New Roman"/>
                <w:sz w:val="24"/>
                <w:szCs w:val="24"/>
              </w:rPr>
              <w:t xml:space="preserve"> dažādos mācību priekšmetos (</w:t>
            </w:r>
            <w:proofErr w:type="spellStart"/>
            <w:r>
              <w:rPr>
                <w:rFonts w:ascii="Times New Roman" w:eastAsia="Times New Roman" w:hAnsi="Times New Roman" w:cs="Times New Roman"/>
                <w:sz w:val="24"/>
                <w:szCs w:val="24"/>
              </w:rPr>
              <w:t>hospitācija</w:t>
            </w:r>
            <w:proofErr w:type="spellEnd"/>
            <w:r>
              <w:rPr>
                <w:rFonts w:ascii="Times New Roman" w:eastAsia="Times New Roman" w:hAnsi="Times New Roman" w:cs="Times New Roman"/>
                <w:sz w:val="24"/>
                <w:szCs w:val="24"/>
              </w:rPr>
              <w:t>, protokoli)</w:t>
            </w:r>
          </w:p>
        </w:tc>
        <w:tc>
          <w:tcPr>
            <w:tcW w:w="319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Daļēji sasniegts</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Pedagogi regulāri mācību stundās veicina izglītojamo </w:t>
            </w:r>
            <w:proofErr w:type="spellStart"/>
            <w:r>
              <w:rPr>
                <w:rFonts w:ascii="Times New Roman" w:eastAsia="Times New Roman" w:hAnsi="Times New Roman" w:cs="Times New Roman"/>
                <w:sz w:val="24"/>
                <w:szCs w:val="24"/>
              </w:rPr>
              <w:t>tekstpratību</w:t>
            </w:r>
            <w:proofErr w:type="spellEnd"/>
            <w:r>
              <w:rPr>
                <w:rFonts w:ascii="Times New Roman" w:eastAsia="Times New Roman" w:hAnsi="Times New Roman" w:cs="Times New Roman"/>
                <w:sz w:val="24"/>
                <w:szCs w:val="24"/>
              </w:rPr>
              <w:t>, piedāvājot jēgpilnus uzdevumus gan zināšanu, gan prasmju attīstīšanai.</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Gan 1., gan 2. semestra beigās 4. - 9. klašu skolēniem tika organizēts “Lasīšanas čempionāts”, kura veidošanā piedalījās dažādu mācību priekšmetu skolotāji. </w:t>
            </w:r>
          </w:p>
        </w:tc>
      </w:tr>
      <w:tr w:rsidR="00BF063C" w:rsidTr="00B21EC7">
        <w:trPr>
          <w:trHeight w:val="2877"/>
        </w:trPr>
        <w:tc>
          <w:tcPr>
            <w:tcW w:w="2538"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260"/>
            </w:pPr>
          </w:p>
        </w:tc>
        <w:tc>
          <w:tcPr>
            <w:tcW w:w="3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b) kvantitatīvi</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Katrs skolotājs mācību gada laikā vēro vismaz 1 kolēģa stundu. Skolotāju mācīšanās grupās tiek analizēti rezultāti, izvirzīti mērķi turpmākajam darbam.</w:t>
            </w:r>
          </w:p>
        </w:tc>
        <w:tc>
          <w:tcPr>
            <w:tcW w:w="319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Daļēji sasniegts</w:t>
            </w:r>
          </w:p>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Nav izdevies visiem pedagogiem savstarpēji vērot vismaz viena kolēģa stundu (ir pedagogi, kas skolā strādā vienu dienu nedēļā 7-8 stundas).</w:t>
            </w:r>
          </w:p>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BF063C" w:rsidRDefault="005A1EE3">
      <w:pPr>
        <w:ind w:left="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pPr>
        <w:ind w:left="4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BF063C" w:rsidRDefault="005A1EE3">
      <w:pPr>
        <w:ind w:left="7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2.5.Informācija, kura atklāj izglītības iestādes darba prioritātes un plānotos sasniedzamos rezultātus 2023./2024. mācību gadā (kvalitatīvi un kvantitatīvi)</w:t>
      </w:r>
    </w:p>
    <w:p w:rsidR="00BF063C" w:rsidRDefault="005A1EE3">
      <w:pPr>
        <w:ind w:left="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3"/>
        <w:tblW w:w="9025" w:type="dxa"/>
        <w:tblBorders>
          <w:top w:val="nil"/>
          <w:left w:val="nil"/>
          <w:bottom w:val="nil"/>
          <w:right w:val="nil"/>
          <w:insideH w:val="nil"/>
          <w:insideV w:val="nil"/>
        </w:tblBorders>
        <w:tblLayout w:type="fixed"/>
        <w:tblLook w:val="0600" w:firstRow="0" w:lastRow="0" w:firstColumn="0" w:lastColumn="0" w:noHBand="1" w:noVBand="1"/>
      </w:tblPr>
      <w:tblGrid>
        <w:gridCol w:w="2582"/>
        <w:gridCol w:w="3266"/>
        <w:gridCol w:w="3177"/>
      </w:tblGrid>
      <w:tr w:rsidR="00BF063C">
        <w:trPr>
          <w:trHeight w:val="780"/>
        </w:trPr>
        <w:tc>
          <w:tcPr>
            <w:tcW w:w="2582"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Prioritāte</w:t>
            </w:r>
          </w:p>
        </w:tc>
        <w:tc>
          <w:tcPr>
            <w:tcW w:w="326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D778E0">
            <w:pPr>
              <w:spacing w:before="240" w:after="240"/>
              <w:ind w:left="-260" w:firstLine="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Sasniedzamie rezultāti kvantitatīvi un kvalitatīvi</w:t>
            </w:r>
          </w:p>
        </w:tc>
        <w:tc>
          <w:tcPr>
            <w:tcW w:w="3176"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D778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Norāde par uzdevumu izpildi (Sasniegts/daļēji sasniegts/ Nav sasniegts) un komentārs</w:t>
            </w:r>
          </w:p>
        </w:tc>
      </w:tr>
      <w:tr w:rsidR="00BF063C" w:rsidTr="00D20F8C">
        <w:trPr>
          <w:trHeight w:val="65"/>
        </w:trPr>
        <w:tc>
          <w:tcPr>
            <w:tcW w:w="2582"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Kompetencēs balstīta efektīva mācību procesa organizēšana</w:t>
            </w:r>
          </w:p>
          <w:p w:rsidR="00BF063C" w:rsidRDefault="005A1EE3">
            <w:pPr>
              <w:spacing w:before="240" w:after="240"/>
              <w:ind w:left="-260"/>
              <w:rPr>
                <w:rFonts w:ascii="Times New Roman" w:eastAsia="Times New Roman" w:hAnsi="Times New Roman" w:cs="Times New Roman"/>
                <w:color w:val="00B050"/>
                <w:sz w:val="24"/>
                <w:szCs w:val="24"/>
              </w:rPr>
            </w:pPr>
            <w:r>
              <w:rPr>
                <w:rFonts w:ascii="Times New Roman" w:eastAsia="Times New Roman" w:hAnsi="Times New Roman" w:cs="Times New Roman"/>
                <w:color w:val="00B050"/>
                <w:sz w:val="24"/>
                <w:szCs w:val="24"/>
              </w:rPr>
              <w:t xml:space="preserve"> </w:t>
            </w:r>
          </w:p>
        </w:tc>
        <w:tc>
          <w:tcPr>
            <w:tcW w:w="32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260" w:firstLine="372"/>
              <w:rPr>
                <w:rFonts w:ascii="Times New Roman" w:eastAsia="Times New Roman" w:hAnsi="Times New Roman" w:cs="Times New Roman"/>
                <w:sz w:val="24"/>
                <w:szCs w:val="24"/>
              </w:rPr>
            </w:pPr>
            <w:r>
              <w:rPr>
                <w:rFonts w:ascii="Times New Roman" w:eastAsia="Times New Roman" w:hAnsi="Times New Roman" w:cs="Times New Roman"/>
                <w:sz w:val="24"/>
                <w:szCs w:val="24"/>
              </w:rPr>
              <w:t>a) kvalitatīvi</w:t>
            </w:r>
          </w:p>
          <w:p w:rsidR="00BF063C" w:rsidRPr="004024FD" w:rsidRDefault="005A1EE3">
            <w:pPr>
              <w:spacing w:before="240" w:after="240"/>
              <w:ind w:left="141"/>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Skolotāji izstrādā savu mācību priekšmetu tematiskos plānus, saplānojot sasniedzamos rezultātus konkrēta temata apguvē, konkretizējot standarta prasības.</w:t>
            </w:r>
          </w:p>
          <w:p w:rsidR="00BF063C" w:rsidRPr="004024FD" w:rsidRDefault="005A1EE3">
            <w:pPr>
              <w:spacing w:before="240" w:after="240"/>
              <w:ind w:left="141"/>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Notiek skolotāju dalīšanās pieredzē, diskusijas par metodēm, kā pilnvērtīgāk ieviest jauno mācību saturu.</w:t>
            </w:r>
          </w:p>
          <w:p w:rsidR="00BF063C" w:rsidRPr="004024FD" w:rsidRDefault="005A1EE3">
            <w:pPr>
              <w:spacing w:before="240" w:after="240"/>
              <w:ind w:left="141"/>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Skolotāji me</w:t>
            </w:r>
            <w:r w:rsidR="004024FD" w:rsidRPr="004024FD">
              <w:rPr>
                <w:rFonts w:ascii="Times New Roman" w:eastAsia="Times New Roman" w:hAnsi="Times New Roman" w:cs="Times New Roman"/>
                <w:sz w:val="24"/>
                <w:szCs w:val="24"/>
              </w:rPr>
              <w:t>todiskajās sanāksmēs pilnveido</w:t>
            </w:r>
            <w:r w:rsidRPr="004024FD">
              <w:rPr>
                <w:rFonts w:ascii="Times New Roman" w:eastAsia="Times New Roman" w:hAnsi="Times New Roman" w:cs="Times New Roman"/>
                <w:sz w:val="24"/>
                <w:szCs w:val="24"/>
              </w:rPr>
              <w:t xml:space="preserve"> zināšanas mācību priekšmeta metodikā.</w:t>
            </w:r>
          </w:p>
          <w:p w:rsidR="00BF063C" w:rsidRPr="004024FD" w:rsidRDefault="004024FD">
            <w:pPr>
              <w:spacing w:before="240" w:after="240"/>
              <w:ind w:left="141"/>
              <w:rPr>
                <w:ins w:id="0" w:author="Sarmite Freimane" w:date="2023-10-18T19:44:00Z"/>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K</w:t>
            </w:r>
            <w:r w:rsidR="005A1EE3" w:rsidRPr="004024FD">
              <w:rPr>
                <w:rFonts w:ascii="Times New Roman" w:eastAsia="Times New Roman" w:hAnsi="Times New Roman" w:cs="Times New Roman"/>
                <w:sz w:val="24"/>
                <w:szCs w:val="24"/>
              </w:rPr>
              <w:t>atrs izmantotais programmas “Latvijas skolas soma”</w:t>
            </w:r>
            <w:r w:rsidRPr="004024FD">
              <w:rPr>
                <w:rFonts w:ascii="Times New Roman" w:eastAsia="Times New Roman" w:hAnsi="Times New Roman" w:cs="Times New Roman"/>
                <w:sz w:val="24"/>
                <w:szCs w:val="24"/>
              </w:rPr>
              <w:t xml:space="preserve"> pasākums saistāms ar vismaz viena</w:t>
            </w:r>
            <w:r w:rsidR="005A1EE3" w:rsidRPr="004024FD">
              <w:rPr>
                <w:rFonts w:ascii="Times New Roman" w:eastAsia="Times New Roman" w:hAnsi="Times New Roman" w:cs="Times New Roman"/>
                <w:sz w:val="24"/>
                <w:szCs w:val="24"/>
              </w:rPr>
              <w:t xml:space="preserve"> mācību priekšmeta satura apguvi un plānotajiem sasniedzamajiem rezultātiem.</w:t>
            </w:r>
          </w:p>
          <w:p w:rsidR="00BF063C" w:rsidRPr="00113A05" w:rsidRDefault="005A1EE3">
            <w:pPr>
              <w:spacing w:before="240" w:after="240"/>
              <w:ind w:left="141"/>
              <w:rPr>
                <w:rFonts w:ascii="Times New Roman" w:eastAsia="Times New Roman" w:hAnsi="Times New Roman" w:cs="Times New Roman"/>
                <w:sz w:val="24"/>
                <w:szCs w:val="24"/>
              </w:rPr>
            </w:pPr>
            <w:r w:rsidRPr="00113A05">
              <w:rPr>
                <w:rFonts w:ascii="Times New Roman" w:eastAsia="Times New Roman" w:hAnsi="Times New Roman" w:cs="Times New Roman"/>
                <w:sz w:val="24"/>
                <w:szCs w:val="24"/>
              </w:rPr>
              <w:t xml:space="preserve">Mācību stundās tiek turpināts pilnveidot apzinātu lasītprasmi, piedāvājot atbilstošus uzdevumus, sadarbojoties ar skolas bibliotekāri. </w:t>
            </w:r>
          </w:p>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31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r>
      <w:tr w:rsidR="00BF063C">
        <w:trPr>
          <w:trHeight w:val="2550"/>
        </w:trPr>
        <w:tc>
          <w:tcPr>
            <w:tcW w:w="25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260"/>
            </w:pPr>
          </w:p>
        </w:tc>
        <w:tc>
          <w:tcPr>
            <w:tcW w:w="32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b) kvantitatīvi</w:t>
            </w:r>
          </w:p>
          <w:p w:rsidR="00BF063C" w:rsidRDefault="004024FD">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vismaz 25</w:t>
            </w:r>
            <w:r w:rsidR="005A1EE3">
              <w:rPr>
                <w:rFonts w:ascii="Times New Roman" w:eastAsia="Times New Roman" w:hAnsi="Times New Roman" w:cs="Times New Roman"/>
                <w:sz w:val="24"/>
                <w:szCs w:val="24"/>
              </w:rPr>
              <w:t>% vērotu stundu</w:t>
            </w:r>
          </w:p>
          <w:p w:rsidR="00BF063C" w:rsidRPr="00B21EC7" w:rsidRDefault="005A1EE3" w:rsidP="00B21EC7">
            <w:pPr>
              <w:spacing w:before="240" w:after="240"/>
              <w:ind w:left="141"/>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70% pedagogu sasniedzamo rezultātu izvirza atbilstoši tematiskajam un stundu plānojumam, skolēniem tas ir saprotams</w:t>
            </w:r>
            <w:r w:rsidR="00B21EC7">
              <w:rPr>
                <w:rFonts w:ascii="Times New Roman" w:eastAsia="Times New Roman" w:hAnsi="Times New Roman" w:cs="Times New Roman"/>
                <w:sz w:val="24"/>
                <w:szCs w:val="24"/>
              </w:rPr>
              <w:t>.</w:t>
            </w:r>
          </w:p>
        </w:tc>
        <w:tc>
          <w:tcPr>
            <w:tcW w:w="31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F063C">
        <w:trPr>
          <w:trHeight w:val="9361"/>
        </w:trPr>
        <w:tc>
          <w:tcPr>
            <w:tcW w:w="2582"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Mācību stundas kvalitātes pilnveide. Struktūras pilnveide.</w:t>
            </w:r>
          </w:p>
        </w:tc>
        <w:tc>
          <w:tcPr>
            <w:tcW w:w="32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ind w:left="141" w:firstLine="3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kvalitatīvi</w:t>
            </w:r>
          </w:p>
          <w:p w:rsidR="00BF063C" w:rsidRPr="004024FD" w:rsidRDefault="005A1EE3">
            <w:pPr>
              <w:spacing w:before="240" w:after="240"/>
              <w:ind w:left="141" w:firstLine="30"/>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Mācību priekšmetu stundu uzbūve atbilst jaunās mācīšanas pieejas principiem (produktīva mācību stunda)</w:t>
            </w:r>
          </w:p>
          <w:p w:rsidR="00BF063C" w:rsidRPr="004024FD" w:rsidRDefault="005A1EE3">
            <w:pPr>
              <w:spacing w:before="240" w:after="240"/>
              <w:ind w:left="141" w:firstLine="30"/>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 xml:space="preserve">Katrs mācību priekšmeta pedagogs izvirza mācību stundai konkrētu un izmērāmu sasniedzamo rezultātu (SR), </w:t>
            </w:r>
            <w:r w:rsidR="004024FD">
              <w:rPr>
                <w:rFonts w:ascii="Times New Roman" w:eastAsia="Times New Roman" w:hAnsi="Times New Roman" w:cs="Times New Roman"/>
                <w:sz w:val="24"/>
                <w:szCs w:val="24"/>
              </w:rPr>
              <w:t>īsteno atgriezenisko saiti (AS), iesaista SR izvirzīšanā skolēnus, organizē pašvērtējumu.</w:t>
            </w:r>
          </w:p>
          <w:p w:rsidR="00BF063C" w:rsidRPr="004024FD" w:rsidRDefault="005A1EE3">
            <w:pPr>
              <w:spacing w:before="240" w:after="240"/>
              <w:ind w:left="141" w:firstLine="30"/>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Veido un īsteno starpdisciplināras mācīšanās aktivitātes.</w:t>
            </w:r>
          </w:p>
          <w:p w:rsidR="00BF063C" w:rsidRPr="004024FD" w:rsidRDefault="005A1EE3" w:rsidP="004024FD">
            <w:pPr>
              <w:spacing w:before="240" w:after="240"/>
              <w:ind w:left="141" w:firstLine="30"/>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 xml:space="preserve">Mācību procesā tiek izmantota diferenciācija un individualizācija, ņemot vērā izglītojamo dažādās mācīšanās vajadzības.  </w:t>
            </w:r>
          </w:p>
          <w:p w:rsidR="00BF063C" w:rsidRPr="00D778E0" w:rsidRDefault="005A1EE3" w:rsidP="00D778E0">
            <w:pPr>
              <w:spacing w:before="240" w:after="240"/>
              <w:ind w:left="141" w:firstLine="30"/>
              <w:rPr>
                <w:rFonts w:ascii="Times New Roman" w:eastAsia="Times New Roman" w:hAnsi="Times New Roman" w:cs="Times New Roman"/>
                <w:color w:val="00B050"/>
                <w:sz w:val="24"/>
                <w:szCs w:val="24"/>
              </w:rPr>
            </w:pPr>
            <w:r>
              <w:rPr>
                <w:rFonts w:ascii="Times New Roman" w:eastAsia="Times New Roman" w:hAnsi="Times New Roman" w:cs="Times New Roman"/>
                <w:sz w:val="24"/>
                <w:szCs w:val="24"/>
              </w:rPr>
              <w:t xml:space="preserve">Skolotāju savstarpēji vadītas </w:t>
            </w:r>
            <w:proofErr w:type="spellStart"/>
            <w:r>
              <w:rPr>
                <w:rFonts w:ascii="Times New Roman" w:eastAsia="Times New Roman" w:hAnsi="Times New Roman" w:cs="Times New Roman"/>
                <w:sz w:val="24"/>
                <w:szCs w:val="24"/>
              </w:rPr>
              <w:t>meisraklases</w:t>
            </w:r>
            <w:proofErr w:type="spellEnd"/>
            <w:r>
              <w:rPr>
                <w:rFonts w:ascii="Times New Roman" w:eastAsia="Times New Roman" w:hAnsi="Times New Roman" w:cs="Times New Roman"/>
                <w:sz w:val="24"/>
                <w:szCs w:val="24"/>
              </w:rPr>
              <w:t xml:space="preserve"> (skolēnu brīvlaikos) par stundas struktūru, sasniedzamajiem </w:t>
            </w:r>
            <w:r>
              <w:rPr>
                <w:rFonts w:ascii="Times New Roman" w:eastAsia="Times New Roman" w:hAnsi="Times New Roman" w:cs="Times New Roman"/>
                <w:sz w:val="24"/>
                <w:szCs w:val="24"/>
              </w:rPr>
              <w:lastRenderedPageBreak/>
              <w:t xml:space="preserve">rezultātiem, </w:t>
            </w:r>
            <w:proofErr w:type="spellStart"/>
            <w:r>
              <w:rPr>
                <w:rFonts w:ascii="Times New Roman" w:eastAsia="Times New Roman" w:hAnsi="Times New Roman" w:cs="Times New Roman"/>
                <w:sz w:val="24"/>
                <w:szCs w:val="24"/>
              </w:rPr>
              <w:t>atgriezensisko</w:t>
            </w:r>
            <w:proofErr w:type="spellEnd"/>
            <w:r>
              <w:rPr>
                <w:rFonts w:ascii="Times New Roman" w:eastAsia="Times New Roman" w:hAnsi="Times New Roman" w:cs="Times New Roman"/>
                <w:sz w:val="24"/>
                <w:szCs w:val="24"/>
              </w:rPr>
              <w:t xml:space="preserve"> saiti, </w:t>
            </w:r>
            <w:r w:rsidRPr="004024FD">
              <w:rPr>
                <w:rFonts w:ascii="Times New Roman" w:eastAsia="Times New Roman" w:hAnsi="Times New Roman" w:cs="Times New Roman"/>
                <w:sz w:val="24"/>
                <w:szCs w:val="24"/>
              </w:rPr>
              <w:t>izmantojamajām mācību metodēm.</w:t>
            </w:r>
          </w:p>
        </w:tc>
        <w:tc>
          <w:tcPr>
            <w:tcW w:w="31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color w:val="1155CC"/>
                <w:sz w:val="24"/>
                <w:szCs w:val="24"/>
              </w:rPr>
            </w:pPr>
            <w:r w:rsidRPr="00113A05">
              <w:rPr>
                <w:rFonts w:ascii="Times New Roman" w:eastAsia="Times New Roman" w:hAnsi="Times New Roman" w:cs="Times New Roman"/>
                <w:sz w:val="24"/>
                <w:szCs w:val="24"/>
              </w:rPr>
              <w:lastRenderedPageBreak/>
              <w:t>Analīze plānota 2023./2024.mācību gada 1. semestra un gada noslēgumā</w:t>
            </w:r>
          </w:p>
        </w:tc>
      </w:tr>
      <w:tr w:rsidR="00BF063C" w:rsidTr="00B21EC7">
        <w:trPr>
          <w:trHeight w:val="9256"/>
        </w:trPr>
        <w:tc>
          <w:tcPr>
            <w:tcW w:w="25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260"/>
            </w:pPr>
          </w:p>
        </w:tc>
        <w:tc>
          <w:tcPr>
            <w:tcW w:w="32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b) kvantitatīvi</w:t>
            </w:r>
          </w:p>
          <w:p w:rsidR="00BF063C" w:rsidRPr="004024FD" w:rsidRDefault="004024FD">
            <w:pPr>
              <w:spacing w:before="240" w:after="240"/>
              <w:ind w:left="141"/>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V</w:t>
            </w:r>
            <w:r w:rsidR="005A1EE3" w:rsidRPr="004024FD">
              <w:rPr>
                <w:rFonts w:ascii="Times New Roman" w:eastAsia="Times New Roman" w:hAnsi="Times New Roman" w:cs="Times New Roman"/>
                <w:sz w:val="24"/>
                <w:szCs w:val="24"/>
              </w:rPr>
              <w:t>ismaz 25% vērotu stundu</w:t>
            </w:r>
          </w:p>
          <w:p w:rsidR="00BF063C" w:rsidRPr="004024FD" w:rsidRDefault="005A1EE3">
            <w:pPr>
              <w:spacing w:before="240" w:after="240"/>
              <w:ind w:left="141"/>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M</w:t>
            </w:r>
            <w:r w:rsidR="004024FD">
              <w:rPr>
                <w:rFonts w:ascii="Times New Roman" w:eastAsia="Times New Roman" w:hAnsi="Times New Roman" w:cs="Times New Roman"/>
                <w:sz w:val="24"/>
                <w:szCs w:val="24"/>
              </w:rPr>
              <w:t>et</w:t>
            </w:r>
            <w:r w:rsidR="004024FD" w:rsidRPr="004024FD">
              <w:rPr>
                <w:rFonts w:ascii="Times New Roman" w:eastAsia="Times New Roman" w:hAnsi="Times New Roman" w:cs="Times New Roman"/>
                <w:sz w:val="24"/>
                <w:szCs w:val="24"/>
              </w:rPr>
              <w:t>odisko jomu</w:t>
            </w:r>
            <w:r w:rsidRPr="004024FD">
              <w:rPr>
                <w:rFonts w:ascii="Times New Roman" w:eastAsia="Times New Roman" w:hAnsi="Times New Roman" w:cs="Times New Roman"/>
                <w:sz w:val="24"/>
                <w:szCs w:val="24"/>
              </w:rPr>
              <w:t xml:space="preserve"> vadītāji 1. un 2. semestra beigās veic pedagogu aptauju par to, cik mācību stundās un kuru tematu apguvē izdevies īstenot starpdisciplināras mācīšanās aktivitātes.</w:t>
            </w:r>
          </w:p>
          <w:p w:rsidR="00BF063C" w:rsidRPr="004024FD" w:rsidRDefault="005A1EE3">
            <w:pPr>
              <w:spacing w:before="240" w:after="240"/>
              <w:ind w:left="141"/>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 xml:space="preserve"> Mācību satura apguves procesā sistemātiski tiek organizēti pārbaudes darbi, kuri tiek vērtēti gan </w:t>
            </w:r>
            <w:proofErr w:type="spellStart"/>
            <w:r w:rsidRPr="004024FD">
              <w:rPr>
                <w:rFonts w:ascii="Times New Roman" w:eastAsia="Times New Roman" w:hAnsi="Times New Roman" w:cs="Times New Roman"/>
                <w:sz w:val="24"/>
                <w:szCs w:val="24"/>
              </w:rPr>
              <w:t>formatīvi</w:t>
            </w:r>
            <w:proofErr w:type="spellEnd"/>
            <w:r w:rsidRPr="004024FD">
              <w:rPr>
                <w:rFonts w:ascii="Times New Roman" w:eastAsia="Times New Roman" w:hAnsi="Times New Roman" w:cs="Times New Roman"/>
                <w:sz w:val="24"/>
                <w:szCs w:val="24"/>
              </w:rPr>
              <w:t xml:space="preserve">, gan </w:t>
            </w:r>
            <w:proofErr w:type="spellStart"/>
            <w:r w:rsidRPr="004024FD">
              <w:rPr>
                <w:rFonts w:ascii="Times New Roman" w:eastAsia="Times New Roman" w:hAnsi="Times New Roman" w:cs="Times New Roman"/>
                <w:sz w:val="24"/>
                <w:szCs w:val="24"/>
              </w:rPr>
              <w:t>summatīvi</w:t>
            </w:r>
            <w:proofErr w:type="spellEnd"/>
            <w:r w:rsidRPr="004024FD">
              <w:rPr>
                <w:rFonts w:ascii="Times New Roman" w:eastAsia="Times New Roman" w:hAnsi="Times New Roman" w:cs="Times New Roman"/>
                <w:sz w:val="24"/>
                <w:szCs w:val="24"/>
              </w:rPr>
              <w:t>, ļaujot izvērtēt skolēnu zināšanu un prasmju līmeni.</w:t>
            </w:r>
          </w:p>
          <w:p w:rsidR="00BF063C" w:rsidRDefault="004024FD">
            <w:pPr>
              <w:spacing w:before="240" w:after="240"/>
              <w:ind w:left="141"/>
              <w:rPr>
                <w:rFonts w:ascii="Times New Roman" w:eastAsia="Times New Roman" w:hAnsi="Times New Roman" w:cs="Times New Roman"/>
                <w:sz w:val="24"/>
                <w:szCs w:val="24"/>
              </w:rPr>
            </w:pPr>
            <w:r w:rsidRPr="004024FD">
              <w:rPr>
                <w:rFonts w:ascii="Times New Roman" w:eastAsia="Times New Roman" w:hAnsi="Times New Roman" w:cs="Times New Roman"/>
                <w:sz w:val="24"/>
                <w:szCs w:val="24"/>
              </w:rPr>
              <w:t>V</w:t>
            </w:r>
            <w:r w:rsidR="005A1EE3" w:rsidRPr="004024FD">
              <w:rPr>
                <w:rFonts w:ascii="Times New Roman" w:eastAsia="Times New Roman" w:hAnsi="Times New Roman" w:cs="Times New Roman"/>
                <w:sz w:val="24"/>
                <w:szCs w:val="24"/>
              </w:rPr>
              <w:t>isi skolotāji savstarpēji vērojuši vismaz viena kolēģa stundu (dalās ar izmantotajām metodēm, citu pedagogu ieteikumi mācību procesa uzlabošanai, bagātināšanai)</w:t>
            </w:r>
          </w:p>
          <w:p w:rsidR="004024FD" w:rsidRPr="004024FD" w:rsidRDefault="004024FD">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7% skolotāju SR izvirzīšanā iesaista skolēnus.</w:t>
            </w:r>
          </w:p>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1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bookmarkStart w:id="1" w:name="_GoBack"/>
            <w:bookmarkEnd w:id="1"/>
          </w:p>
        </w:tc>
      </w:tr>
      <w:tr w:rsidR="00BF063C">
        <w:trPr>
          <w:trHeight w:val="765"/>
        </w:trPr>
        <w:tc>
          <w:tcPr>
            <w:tcW w:w="2582"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Mācību stundas satura jēgpilna izstrāde.</w:t>
            </w:r>
          </w:p>
        </w:tc>
        <w:tc>
          <w:tcPr>
            <w:tcW w:w="32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a) kvalitatīvi</w:t>
            </w:r>
          </w:p>
          <w:p w:rsidR="00BF063C" w:rsidRPr="00691885" w:rsidRDefault="005A1EE3">
            <w:pPr>
              <w:spacing w:before="240" w:after="240"/>
              <w:ind w:left="141"/>
              <w:rPr>
                <w:rFonts w:ascii="Times New Roman" w:eastAsia="Times New Roman" w:hAnsi="Times New Roman" w:cs="Times New Roman"/>
                <w:sz w:val="24"/>
                <w:szCs w:val="24"/>
              </w:rPr>
            </w:pPr>
            <w:r w:rsidRPr="00691885">
              <w:rPr>
                <w:rFonts w:ascii="Times New Roman" w:eastAsia="Times New Roman" w:hAnsi="Times New Roman" w:cs="Times New Roman"/>
                <w:sz w:val="24"/>
                <w:szCs w:val="24"/>
              </w:rPr>
              <w:t>Skolotājs piedāvā jēgpilnus, daudzveidīgus uzdevumus, kas palīdz skolēnam sasniegt rezultātu un sniedz mērķtiecīgu atbalstu.</w:t>
            </w:r>
          </w:p>
          <w:p w:rsidR="00BF063C" w:rsidRPr="00691885" w:rsidRDefault="005A1EE3">
            <w:pPr>
              <w:spacing w:before="240" w:after="240"/>
              <w:ind w:left="141"/>
              <w:rPr>
                <w:rFonts w:ascii="Times New Roman" w:eastAsia="Times New Roman" w:hAnsi="Times New Roman" w:cs="Times New Roman"/>
                <w:sz w:val="24"/>
                <w:szCs w:val="24"/>
              </w:rPr>
            </w:pPr>
            <w:r w:rsidRPr="00691885">
              <w:rPr>
                <w:rFonts w:ascii="Times New Roman" w:eastAsia="Times New Roman" w:hAnsi="Times New Roman" w:cs="Times New Roman"/>
                <w:sz w:val="24"/>
                <w:szCs w:val="24"/>
              </w:rPr>
              <w:t xml:space="preserve">Organizētas MJ sēdes par pedagogu labās prakses </w:t>
            </w:r>
            <w:r w:rsidRPr="00691885">
              <w:rPr>
                <w:rFonts w:ascii="Times New Roman" w:eastAsia="Times New Roman" w:hAnsi="Times New Roman" w:cs="Times New Roman"/>
                <w:sz w:val="24"/>
                <w:szCs w:val="24"/>
              </w:rPr>
              <w:lastRenderedPageBreak/>
              <w:t xml:space="preserve">pieredzes popularizēšanu mācību priekšmeta sniegšanā. </w:t>
            </w:r>
          </w:p>
          <w:p w:rsidR="00BF063C" w:rsidRDefault="005A1EE3">
            <w:pPr>
              <w:spacing w:before="240" w:after="240"/>
              <w:ind w:left="141"/>
              <w:rPr>
                <w:rFonts w:ascii="Times New Roman" w:eastAsia="Times New Roman" w:hAnsi="Times New Roman" w:cs="Times New Roman"/>
                <w:sz w:val="24"/>
                <w:szCs w:val="24"/>
              </w:rPr>
            </w:pPr>
            <w:r w:rsidRPr="00691885">
              <w:rPr>
                <w:rFonts w:ascii="Times New Roman" w:eastAsia="Times New Roman" w:hAnsi="Times New Roman" w:cs="Times New Roman"/>
                <w:sz w:val="24"/>
                <w:szCs w:val="24"/>
              </w:rPr>
              <w:t>Skolotāji mācību stundās un to sagatavošanā regulāri un jēgpilni izmanto modernās tehnoloģijas: planšetes, projektoru, interaktīvo tāfeli.</w:t>
            </w:r>
          </w:p>
        </w:tc>
        <w:tc>
          <w:tcPr>
            <w:tcW w:w="31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r>
      <w:tr w:rsidR="00BF063C">
        <w:trPr>
          <w:trHeight w:val="765"/>
        </w:trPr>
        <w:tc>
          <w:tcPr>
            <w:tcW w:w="25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260"/>
            </w:pPr>
          </w:p>
        </w:tc>
        <w:tc>
          <w:tcPr>
            <w:tcW w:w="32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b) kvantitatīvi</w:t>
            </w:r>
          </w:p>
          <w:p w:rsidR="00691885" w:rsidRDefault="005A1EE3">
            <w:pPr>
              <w:spacing w:before="240" w:after="240"/>
              <w:ind w:left="141"/>
              <w:rPr>
                <w:rFonts w:ascii="Times New Roman" w:eastAsia="Times New Roman" w:hAnsi="Times New Roman" w:cs="Times New Roman"/>
                <w:sz w:val="24"/>
                <w:szCs w:val="24"/>
              </w:rPr>
            </w:pPr>
            <w:r w:rsidRPr="00691885">
              <w:rPr>
                <w:rFonts w:ascii="Times New Roman" w:eastAsia="Times New Roman" w:hAnsi="Times New Roman" w:cs="Times New Roman"/>
                <w:sz w:val="24"/>
                <w:szCs w:val="24"/>
              </w:rPr>
              <w:t>Katras M</w:t>
            </w:r>
            <w:r w:rsidR="00691885" w:rsidRPr="00691885">
              <w:rPr>
                <w:rFonts w:ascii="Times New Roman" w:eastAsia="Times New Roman" w:hAnsi="Times New Roman" w:cs="Times New Roman"/>
                <w:sz w:val="24"/>
                <w:szCs w:val="24"/>
              </w:rPr>
              <w:t>etodiskās jomas</w:t>
            </w:r>
            <w:r w:rsidRPr="00691885">
              <w:rPr>
                <w:rFonts w:ascii="Times New Roman" w:eastAsia="Times New Roman" w:hAnsi="Times New Roman" w:cs="Times New Roman"/>
                <w:sz w:val="24"/>
                <w:szCs w:val="24"/>
              </w:rPr>
              <w:t xml:space="preserve"> pedagogi reizi pusgadā dalās ar pašu izstrādātām atgādnēm, stundu plāniem, prezentācijām, darba lapām. Metodiskie materiāli tiek publicēti koplietošanai. </w:t>
            </w:r>
          </w:p>
          <w:p w:rsidR="00BF063C" w:rsidRPr="00691885" w:rsidRDefault="00691885">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Metodisko jomu vadītāji 1. un 2. semestra beigās veic pedagogu aptauju par mūsdienu tehnoloģiju izmantošanu. </w:t>
            </w:r>
            <w:r w:rsidR="005A1EE3" w:rsidRPr="00691885">
              <w:rPr>
                <w:rFonts w:ascii="Times New Roman" w:eastAsia="Times New Roman" w:hAnsi="Times New Roman" w:cs="Times New Roman"/>
                <w:sz w:val="24"/>
                <w:szCs w:val="24"/>
              </w:rPr>
              <w:t xml:space="preserve">  </w:t>
            </w:r>
          </w:p>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1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F063C">
        <w:trPr>
          <w:trHeight w:val="1020"/>
        </w:trPr>
        <w:tc>
          <w:tcPr>
            <w:tcW w:w="2582"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Darbs ar talantīgajiem skolēniem – diferencēta pieeja.</w:t>
            </w:r>
          </w:p>
        </w:tc>
        <w:tc>
          <w:tcPr>
            <w:tcW w:w="32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a) kvalitatīvi</w:t>
            </w:r>
          </w:p>
          <w:p w:rsidR="00BF063C" w:rsidRPr="000E6F2C" w:rsidRDefault="005A1EE3">
            <w:pPr>
              <w:rPr>
                <w:rFonts w:ascii="Times New Roman" w:eastAsia="Times New Roman" w:hAnsi="Times New Roman" w:cs="Times New Roman"/>
                <w:sz w:val="24"/>
                <w:szCs w:val="24"/>
              </w:rPr>
            </w:pPr>
            <w:r w:rsidRPr="000E6F2C">
              <w:rPr>
                <w:rFonts w:ascii="Times New Roman" w:eastAsia="Times New Roman" w:hAnsi="Times New Roman" w:cs="Times New Roman"/>
                <w:sz w:val="24"/>
                <w:szCs w:val="24"/>
              </w:rPr>
              <w:t xml:space="preserve">Skolā tiek apzināti talantīgie skolēni pēc šādiem kritērijiem: mācību sasniegumi ikdienā, pārbaudes darbos, darba spējas, </w:t>
            </w:r>
            <w:r w:rsidR="000E6F2C" w:rsidRPr="000E6F2C">
              <w:rPr>
                <w:rFonts w:ascii="Times New Roman" w:eastAsia="Times New Roman" w:hAnsi="Times New Roman" w:cs="Times New Roman"/>
                <w:sz w:val="24"/>
                <w:szCs w:val="24"/>
              </w:rPr>
              <w:t>motivācija.</w:t>
            </w:r>
          </w:p>
          <w:p w:rsidR="00BF063C" w:rsidRPr="000E6F2C" w:rsidRDefault="000E6F2C" w:rsidP="00D778E0">
            <w:pPr>
              <w:spacing w:before="240" w:after="240"/>
              <w:ind w:left="141"/>
              <w:rPr>
                <w:rFonts w:ascii="Times New Roman" w:eastAsia="Times New Roman" w:hAnsi="Times New Roman" w:cs="Times New Roman"/>
                <w:sz w:val="24"/>
                <w:szCs w:val="24"/>
              </w:rPr>
            </w:pPr>
            <w:r w:rsidRPr="000E6F2C">
              <w:rPr>
                <w:rFonts w:ascii="Times New Roman" w:eastAsia="Times New Roman" w:hAnsi="Times New Roman" w:cs="Times New Roman"/>
                <w:sz w:val="26"/>
                <w:szCs w:val="26"/>
              </w:rPr>
              <w:t xml:space="preserve">Tiek </w:t>
            </w:r>
            <w:r w:rsidR="005A1EE3" w:rsidRPr="000E6F2C">
              <w:rPr>
                <w:rFonts w:ascii="Times New Roman" w:eastAsia="Times New Roman" w:hAnsi="Times New Roman" w:cs="Times New Roman"/>
                <w:sz w:val="26"/>
                <w:szCs w:val="26"/>
              </w:rPr>
              <w:t>s</w:t>
            </w:r>
            <w:r w:rsidR="005A1EE3" w:rsidRPr="000E6F2C">
              <w:rPr>
                <w:rFonts w:ascii="Times New Roman" w:eastAsia="Times New Roman" w:hAnsi="Times New Roman" w:cs="Times New Roman"/>
                <w:sz w:val="24"/>
                <w:szCs w:val="24"/>
              </w:rPr>
              <w:t>ekmēt</w:t>
            </w:r>
            <w:r w:rsidRPr="000E6F2C">
              <w:rPr>
                <w:rFonts w:ascii="Times New Roman" w:eastAsia="Times New Roman" w:hAnsi="Times New Roman" w:cs="Times New Roman"/>
                <w:sz w:val="24"/>
                <w:szCs w:val="24"/>
              </w:rPr>
              <w:t>a skolēnu līdzdalība</w:t>
            </w:r>
            <w:r w:rsidR="005A1EE3" w:rsidRPr="000E6F2C">
              <w:rPr>
                <w:rFonts w:ascii="Times New Roman" w:eastAsia="Times New Roman" w:hAnsi="Times New Roman" w:cs="Times New Roman"/>
                <w:sz w:val="24"/>
                <w:szCs w:val="24"/>
              </w:rPr>
              <w:t xml:space="preserve"> mācību priekšmetu olimpiādēs, skatēs, skolas </w:t>
            </w:r>
            <w:proofErr w:type="spellStart"/>
            <w:r w:rsidR="005A1EE3" w:rsidRPr="000E6F2C">
              <w:rPr>
                <w:rFonts w:ascii="Times New Roman" w:eastAsia="Times New Roman" w:hAnsi="Times New Roman" w:cs="Times New Roman"/>
                <w:sz w:val="24"/>
                <w:szCs w:val="24"/>
              </w:rPr>
              <w:t>ārpusstundu</w:t>
            </w:r>
            <w:proofErr w:type="spellEnd"/>
            <w:r w:rsidR="005A1EE3" w:rsidRPr="000E6F2C">
              <w:rPr>
                <w:rFonts w:ascii="Times New Roman" w:eastAsia="Times New Roman" w:hAnsi="Times New Roman" w:cs="Times New Roman"/>
                <w:sz w:val="24"/>
                <w:szCs w:val="24"/>
              </w:rPr>
              <w:t xml:space="preserve"> pasākumos,</w:t>
            </w:r>
            <w:r w:rsidRPr="000E6F2C">
              <w:rPr>
                <w:rFonts w:ascii="Times New Roman" w:eastAsia="Times New Roman" w:hAnsi="Times New Roman" w:cs="Times New Roman"/>
                <w:sz w:val="24"/>
                <w:szCs w:val="24"/>
              </w:rPr>
              <w:t xml:space="preserve"> interešu izglītības nodarbībās.</w:t>
            </w:r>
          </w:p>
          <w:p w:rsidR="00BF063C" w:rsidRPr="00ED2120" w:rsidRDefault="005A1EE3">
            <w:pPr>
              <w:spacing w:before="240" w:after="240"/>
              <w:ind w:left="141"/>
              <w:rPr>
                <w:rFonts w:ascii="Times New Roman" w:eastAsia="Times New Roman" w:hAnsi="Times New Roman" w:cs="Times New Roman"/>
                <w:color w:val="00B050"/>
                <w:sz w:val="24"/>
                <w:szCs w:val="24"/>
              </w:rPr>
            </w:pPr>
            <w:r w:rsidRPr="00ED2120">
              <w:rPr>
                <w:rFonts w:ascii="Times New Roman" w:hAnsi="Times New Roman" w:cs="Times New Roman"/>
                <w:sz w:val="24"/>
                <w:szCs w:val="24"/>
                <w:highlight w:val="white"/>
              </w:rPr>
              <w:t xml:space="preserve">Pedagogi plāno un īsteno diferencēšanu mācību </w:t>
            </w:r>
            <w:r w:rsidRPr="00ED2120">
              <w:rPr>
                <w:rFonts w:ascii="Times New Roman" w:hAnsi="Times New Roman" w:cs="Times New Roman"/>
                <w:sz w:val="24"/>
                <w:szCs w:val="24"/>
                <w:highlight w:val="white"/>
              </w:rPr>
              <w:lastRenderedPageBreak/>
              <w:t>stundās</w:t>
            </w:r>
            <w:r w:rsidR="000E6F2C" w:rsidRPr="00ED2120">
              <w:rPr>
                <w:rFonts w:ascii="Times New Roman" w:hAnsi="Times New Roman" w:cs="Times New Roman"/>
                <w:sz w:val="24"/>
                <w:szCs w:val="24"/>
                <w:highlight w:val="white"/>
              </w:rPr>
              <w:t>, konsultācijās</w:t>
            </w:r>
            <w:r w:rsidRPr="00ED2120">
              <w:rPr>
                <w:rFonts w:ascii="Times New Roman" w:hAnsi="Times New Roman" w:cs="Times New Roman"/>
                <w:sz w:val="24"/>
                <w:szCs w:val="24"/>
                <w:highlight w:val="white"/>
              </w:rPr>
              <w:t xml:space="preserve"> un </w:t>
            </w:r>
            <w:proofErr w:type="spellStart"/>
            <w:r w:rsidRPr="00ED2120">
              <w:rPr>
                <w:rFonts w:ascii="Times New Roman" w:hAnsi="Times New Roman" w:cs="Times New Roman"/>
                <w:sz w:val="24"/>
                <w:szCs w:val="24"/>
                <w:highlight w:val="white"/>
              </w:rPr>
              <w:t>ārpusstundu</w:t>
            </w:r>
            <w:proofErr w:type="spellEnd"/>
            <w:r w:rsidRPr="00ED2120">
              <w:rPr>
                <w:rFonts w:ascii="Times New Roman" w:hAnsi="Times New Roman" w:cs="Times New Roman"/>
                <w:sz w:val="24"/>
                <w:szCs w:val="24"/>
                <w:highlight w:val="white"/>
              </w:rPr>
              <w:t xml:space="preserve"> darbā, sniedzot atbalstu talantīgajiem skolēniem</w:t>
            </w:r>
            <w:r w:rsidRPr="00ED2120">
              <w:rPr>
                <w:rFonts w:ascii="Times New Roman" w:hAnsi="Times New Roman" w:cs="Times New Roman"/>
                <w:color w:val="00B050"/>
                <w:sz w:val="24"/>
                <w:szCs w:val="24"/>
                <w:highlight w:val="white"/>
              </w:rPr>
              <w:t xml:space="preserve">. </w:t>
            </w:r>
          </w:p>
          <w:p w:rsidR="00BF063C" w:rsidRDefault="000E6F2C">
            <w:pPr>
              <w:spacing w:before="240" w:after="240"/>
              <w:ind w:left="141"/>
              <w:rPr>
                <w:rFonts w:ascii="Times New Roman" w:eastAsia="Times New Roman" w:hAnsi="Times New Roman" w:cs="Times New Roman"/>
                <w:color w:val="00B050"/>
                <w:sz w:val="24"/>
                <w:szCs w:val="24"/>
              </w:rPr>
            </w:pPr>
            <w:r w:rsidRPr="000E6F2C">
              <w:rPr>
                <w:rFonts w:ascii="Times New Roman" w:eastAsia="Times New Roman" w:hAnsi="Times New Roman" w:cs="Times New Roman"/>
                <w:sz w:val="24"/>
                <w:szCs w:val="24"/>
              </w:rPr>
              <w:t>Notiek konkursu, olimpiāžu un sporta sacensību uzvarētāju godināšana skolas pasākumos.</w:t>
            </w:r>
          </w:p>
        </w:tc>
        <w:tc>
          <w:tcPr>
            <w:tcW w:w="31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r>
      <w:tr w:rsidR="00BF063C">
        <w:trPr>
          <w:trHeight w:val="1785"/>
        </w:trPr>
        <w:tc>
          <w:tcPr>
            <w:tcW w:w="25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BF063C" w:rsidRDefault="00BF063C">
            <w:pPr>
              <w:ind w:left="-260"/>
            </w:pPr>
          </w:p>
        </w:tc>
        <w:tc>
          <w:tcPr>
            <w:tcW w:w="326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b) kvantitatīvi</w:t>
            </w:r>
          </w:p>
          <w:p w:rsidR="00BF063C" w:rsidRPr="00B21EC7" w:rsidRDefault="005A1EE3" w:rsidP="00B21EC7">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Dalība</w:t>
            </w:r>
            <w:r w:rsidR="000E6F2C">
              <w:rPr>
                <w:rFonts w:ascii="Times New Roman" w:eastAsia="Times New Roman" w:hAnsi="Times New Roman" w:cs="Times New Roman"/>
                <w:sz w:val="24"/>
                <w:szCs w:val="24"/>
              </w:rPr>
              <w:t xml:space="preserve"> un sasniegumi</w:t>
            </w:r>
            <w:r>
              <w:rPr>
                <w:rFonts w:ascii="Times New Roman" w:eastAsia="Times New Roman" w:hAnsi="Times New Roman" w:cs="Times New Roman"/>
                <w:sz w:val="24"/>
                <w:szCs w:val="24"/>
              </w:rPr>
              <w:t xml:space="preserve"> konkursos, skatēs, olimpiādēs.</w:t>
            </w:r>
          </w:p>
        </w:tc>
        <w:tc>
          <w:tcPr>
            <w:tcW w:w="317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BF063C" w:rsidRPr="00D778E0" w:rsidRDefault="005A1EE3" w:rsidP="00D778E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Pr="00D778E0" w:rsidRDefault="005A1EE3" w:rsidP="00D778E0">
      <w:pPr>
        <w:numPr>
          <w:ilvl w:val="0"/>
          <w:numId w:val="2"/>
        </w:numPr>
        <w:spacing w:after="240"/>
        <w:jc w:val="center"/>
      </w:pPr>
      <w:r>
        <w:rPr>
          <w:rFonts w:ascii="Times New Roman" w:eastAsia="Times New Roman" w:hAnsi="Times New Roman" w:cs="Times New Roman"/>
          <w:b/>
          <w:sz w:val="24"/>
          <w:szCs w:val="24"/>
        </w:rPr>
        <w:t xml:space="preserve">Kritēriju </w:t>
      </w:r>
      <w:proofErr w:type="spellStart"/>
      <w:r>
        <w:rPr>
          <w:rFonts w:ascii="Times New Roman" w:eastAsia="Times New Roman" w:hAnsi="Times New Roman" w:cs="Times New Roman"/>
          <w:b/>
          <w:sz w:val="24"/>
          <w:szCs w:val="24"/>
        </w:rPr>
        <w:t>izvērtējums</w:t>
      </w:r>
      <w:proofErr w:type="spellEnd"/>
    </w:p>
    <w:p w:rsidR="00BF063C" w:rsidRDefault="005A1EE3">
      <w:pPr>
        <w:ind w:left="840" w:hanging="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Kritērija “Izglītības turpināšana un nodarbinātība” stiprās puses un turpmākās attīstības vajadzības</w:t>
      </w:r>
    </w:p>
    <w:p w:rsidR="00BF063C" w:rsidRDefault="005A1EE3">
      <w:pPr>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4"/>
        <w:tblW w:w="9025" w:type="dxa"/>
        <w:tblBorders>
          <w:top w:val="nil"/>
          <w:left w:val="nil"/>
          <w:bottom w:val="nil"/>
          <w:right w:val="nil"/>
          <w:insideH w:val="nil"/>
          <w:insideV w:val="nil"/>
        </w:tblBorders>
        <w:tblLayout w:type="fixed"/>
        <w:tblLook w:val="0600" w:firstRow="0" w:lastRow="0" w:firstColumn="0" w:lastColumn="0" w:noHBand="1" w:noVBand="1"/>
      </w:tblPr>
      <w:tblGrid>
        <w:gridCol w:w="4498"/>
        <w:gridCol w:w="4527"/>
      </w:tblGrid>
      <w:tr w:rsidR="00BF063C">
        <w:trPr>
          <w:trHeight w:val="285"/>
        </w:trPr>
        <w:tc>
          <w:tcPr>
            <w:tcW w:w="4498"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Stiprās puses</w:t>
            </w:r>
          </w:p>
        </w:tc>
        <w:tc>
          <w:tcPr>
            <w:tcW w:w="4527"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Turpmākās attīstības vajadzības</w:t>
            </w:r>
          </w:p>
        </w:tc>
      </w:tr>
      <w:tr w:rsidR="00BF063C">
        <w:trPr>
          <w:trHeight w:val="555"/>
        </w:trPr>
        <w:tc>
          <w:tcPr>
            <w:tcW w:w="4498"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Pr="00B21EC7" w:rsidRDefault="005A1EE3">
            <w:pPr>
              <w:jc w:val="both"/>
              <w:rPr>
                <w:rFonts w:ascii="Times New Roman" w:eastAsia="Times New Roman" w:hAnsi="Times New Roman" w:cs="Times New Roman"/>
                <w:sz w:val="24"/>
                <w:szCs w:val="24"/>
              </w:rPr>
            </w:pPr>
            <w:r w:rsidRPr="00B21EC7">
              <w:rPr>
                <w:rFonts w:ascii="Times New Roman" w:eastAsia="Times New Roman" w:hAnsi="Times New Roman" w:cs="Times New Roman"/>
                <w:sz w:val="24"/>
                <w:szCs w:val="24"/>
              </w:rPr>
              <w:t xml:space="preserve">   </w:t>
            </w:r>
            <w:r w:rsidR="000E6F2C" w:rsidRPr="00B21EC7">
              <w:rPr>
                <w:rFonts w:ascii="Times New Roman" w:eastAsia="Times New Roman" w:hAnsi="Times New Roman" w:cs="Times New Roman"/>
                <w:sz w:val="24"/>
                <w:szCs w:val="24"/>
              </w:rPr>
              <w:t>Mērķu nospraušana, lēmumu pieņemšana.</w:t>
            </w:r>
            <w:r w:rsidRPr="00B21EC7">
              <w:rPr>
                <w:rFonts w:ascii="Times New Roman" w:eastAsia="Times New Roman" w:hAnsi="Times New Roman" w:cs="Times New Roman"/>
                <w:sz w:val="24"/>
                <w:szCs w:val="24"/>
              </w:rPr>
              <w:t xml:space="preserve">             </w:t>
            </w:r>
            <w:r w:rsidRPr="00B21EC7">
              <w:rPr>
                <w:rFonts w:ascii="Times New Roman" w:eastAsia="Times New Roman" w:hAnsi="Times New Roman" w:cs="Times New Roman"/>
                <w:sz w:val="24"/>
                <w:szCs w:val="24"/>
              </w:rPr>
              <w:tab/>
            </w:r>
          </w:p>
        </w:tc>
        <w:tc>
          <w:tcPr>
            <w:tcW w:w="452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0E6F2C" w:rsidRPr="00B21EC7" w:rsidRDefault="000E6F2C" w:rsidP="000E6F2C">
            <w:pPr>
              <w:rPr>
                <w:rFonts w:ascii="Times New Roman" w:hAnsi="Times New Roman" w:cs="Times New Roman"/>
                <w:sz w:val="24"/>
                <w:szCs w:val="24"/>
                <w:highlight w:val="yellow"/>
              </w:rPr>
            </w:pPr>
            <w:r w:rsidRPr="00B21EC7">
              <w:rPr>
                <w:rFonts w:ascii="Times New Roman" w:hAnsi="Times New Roman" w:cs="Times New Roman"/>
                <w:sz w:val="24"/>
                <w:szCs w:val="24"/>
              </w:rPr>
              <w:t>Prasmju un spēju apzināšanās un attīstīšana.</w:t>
            </w:r>
          </w:p>
        </w:tc>
      </w:tr>
    </w:tbl>
    <w:p w:rsidR="00BF063C" w:rsidRDefault="005A1EE3">
      <w:pPr>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pPr>
        <w:ind w:left="7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Kritērija “Mācīšana un mācīšanās” stiprās puses un turpmākās attīstības vajadzības</w:t>
      </w:r>
    </w:p>
    <w:p w:rsidR="00BF063C" w:rsidRDefault="005A1EE3">
      <w:pPr>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4498"/>
        <w:gridCol w:w="4527"/>
      </w:tblGrid>
      <w:tr w:rsidR="00BF063C">
        <w:trPr>
          <w:trHeight w:val="285"/>
        </w:trPr>
        <w:tc>
          <w:tcPr>
            <w:tcW w:w="4498"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Stiprās puses</w:t>
            </w:r>
          </w:p>
        </w:tc>
        <w:tc>
          <w:tcPr>
            <w:tcW w:w="4527"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Turpmākās attīstības vajadzības</w:t>
            </w:r>
          </w:p>
        </w:tc>
      </w:tr>
      <w:tr w:rsidR="00BF063C">
        <w:trPr>
          <w:trHeight w:val="285"/>
        </w:trPr>
        <w:tc>
          <w:tcPr>
            <w:tcW w:w="4498"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Pr="00CE1754" w:rsidRDefault="005A1EE3">
            <w:pPr>
              <w:jc w:val="both"/>
              <w:rPr>
                <w:rFonts w:ascii="Times New Roman" w:eastAsia="Times New Roman" w:hAnsi="Times New Roman" w:cs="Times New Roman"/>
                <w:sz w:val="24"/>
                <w:szCs w:val="24"/>
              </w:rPr>
            </w:pPr>
            <w:r>
              <w:rPr>
                <w:rFonts w:ascii="Times New Roman" w:eastAsia="Times New Roman" w:hAnsi="Times New Roman" w:cs="Times New Roman"/>
                <w:color w:val="414142"/>
                <w:sz w:val="24"/>
                <w:szCs w:val="24"/>
              </w:rPr>
              <w:t xml:space="preserve"> </w:t>
            </w:r>
            <w:r w:rsidRPr="00CE1754">
              <w:rPr>
                <w:rFonts w:ascii="Times New Roman" w:eastAsia="Times New Roman" w:hAnsi="Times New Roman" w:cs="Times New Roman"/>
                <w:sz w:val="24"/>
                <w:szCs w:val="24"/>
              </w:rPr>
              <w:t xml:space="preserve">Skolotāji izmanto dažādas mācību satura apguvei piemērotas mācīšanas metodes, </w:t>
            </w:r>
            <w:r w:rsidR="00CE1754" w:rsidRPr="00CE1754">
              <w:rPr>
                <w:rFonts w:ascii="Times New Roman" w:eastAsia="Times New Roman" w:hAnsi="Times New Roman" w:cs="Times New Roman"/>
                <w:sz w:val="24"/>
                <w:szCs w:val="24"/>
              </w:rPr>
              <w:t>un darba organizācijas formas (piemēram, pāru darbs, darbs grupās</w:t>
            </w:r>
            <w:r w:rsidRPr="00CE1754">
              <w:rPr>
                <w:rFonts w:ascii="Times New Roman" w:eastAsia="Times New Roman" w:hAnsi="Times New Roman" w:cs="Times New Roman"/>
                <w:sz w:val="24"/>
                <w:szCs w:val="24"/>
              </w:rPr>
              <w:t>, diskusijas, laboratorijas darbus</w:t>
            </w:r>
            <w:r w:rsidR="00CE1754" w:rsidRPr="00CE1754">
              <w:rPr>
                <w:rFonts w:ascii="Times New Roman" w:eastAsia="Times New Roman" w:hAnsi="Times New Roman" w:cs="Times New Roman"/>
                <w:sz w:val="24"/>
                <w:szCs w:val="24"/>
              </w:rPr>
              <w:t>)</w:t>
            </w:r>
            <w:r w:rsidRPr="00CE1754">
              <w:rPr>
                <w:rFonts w:ascii="Times New Roman" w:eastAsia="Times New Roman" w:hAnsi="Times New Roman" w:cs="Times New Roman"/>
                <w:sz w:val="24"/>
                <w:szCs w:val="24"/>
              </w:rPr>
              <w:t>, kas attīsta savstarpējās sadarbības prasmes, prezentēšanas prasmes, pētnieciskās prasmes.</w:t>
            </w:r>
          </w:p>
          <w:p w:rsidR="00BF063C" w:rsidRPr="00CE1754" w:rsidRDefault="005A1EE3">
            <w:pPr>
              <w:jc w:val="both"/>
              <w:rPr>
                <w:rFonts w:ascii="Times New Roman" w:eastAsia="Times New Roman" w:hAnsi="Times New Roman" w:cs="Times New Roman"/>
                <w:sz w:val="24"/>
                <w:szCs w:val="24"/>
              </w:rPr>
            </w:pPr>
            <w:r w:rsidRPr="00CE1754">
              <w:rPr>
                <w:rFonts w:ascii="Times New Roman" w:eastAsia="Times New Roman" w:hAnsi="Times New Roman" w:cs="Times New Roman"/>
                <w:sz w:val="24"/>
                <w:szCs w:val="24"/>
              </w:rPr>
              <w:t xml:space="preserve">  Lielākās daļas skolēnu mācību sasniegumu izaugsmi ikdienas darbā veicinājusi digitālo tehnoloģiju klāsta jēgpilna izmantošana informācijas iegūšanai, sadarbībai un komunikācijai.</w:t>
            </w:r>
          </w:p>
          <w:p w:rsidR="00BF063C" w:rsidRPr="00CE1754" w:rsidRDefault="00CE1754">
            <w:pPr>
              <w:jc w:val="both"/>
              <w:rPr>
                <w:rFonts w:ascii="Times New Roman" w:eastAsia="Times New Roman" w:hAnsi="Times New Roman" w:cs="Times New Roman"/>
                <w:sz w:val="24"/>
                <w:szCs w:val="24"/>
              </w:rPr>
            </w:pPr>
            <w:r w:rsidRPr="00CE1754">
              <w:rPr>
                <w:rFonts w:ascii="Times New Roman" w:eastAsia="Times New Roman" w:hAnsi="Times New Roman" w:cs="Times New Roman"/>
                <w:sz w:val="24"/>
                <w:szCs w:val="24"/>
              </w:rPr>
              <w:lastRenderedPageBreak/>
              <w:t xml:space="preserve"> Skolā tiek veicināta pedagogu</w:t>
            </w:r>
            <w:r w:rsidR="005A1EE3" w:rsidRPr="00CE1754">
              <w:rPr>
                <w:rFonts w:ascii="Times New Roman" w:eastAsia="Times New Roman" w:hAnsi="Times New Roman" w:cs="Times New Roman"/>
                <w:sz w:val="24"/>
                <w:szCs w:val="24"/>
              </w:rPr>
              <w:t xml:space="preserve"> sadarbība, organizējot starpdisciplināras mācību stundas, kas skolēniem atklāj kopsakarības un saistību ar reālo dzīvi.</w:t>
            </w:r>
          </w:p>
          <w:p w:rsidR="00BF063C" w:rsidRDefault="00BF063C">
            <w:pPr>
              <w:jc w:val="both"/>
              <w:rPr>
                <w:rFonts w:ascii="Times New Roman" w:eastAsia="Times New Roman" w:hAnsi="Times New Roman" w:cs="Times New Roman"/>
                <w:color w:val="1155CC"/>
                <w:sz w:val="24"/>
                <w:szCs w:val="24"/>
              </w:rPr>
            </w:pPr>
          </w:p>
        </w:tc>
        <w:tc>
          <w:tcPr>
            <w:tcW w:w="452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Pr="002A5554" w:rsidRDefault="005A1EE3">
            <w:pPr>
              <w:jc w:val="both"/>
              <w:rPr>
                <w:rFonts w:ascii="Times New Roman" w:eastAsia="Times New Roman" w:hAnsi="Times New Roman" w:cs="Times New Roman"/>
                <w:sz w:val="24"/>
                <w:szCs w:val="24"/>
              </w:rPr>
            </w:pPr>
            <w:r>
              <w:rPr>
                <w:rFonts w:ascii="Times New Roman" w:eastAsia="Times New Roman" w:hAnsi="Times New Roman" w:cs="Times New Roman"/>
                <w:color w:val="414142"/>
                <w:sz w:val="24"/>
                <w:szCs w:val="24"/>
              </w:rPr>
              <w:lastRenderedPageBreak/>
              <w:t xml:space="preserve"> </w:t>
            </w:r>
            <w:r w:rsidRPr="002A5554">
              <w:rPr>
                <w:rFonts w:ascii="Times New Roman" w:eastAsia="Times New Roman" w:hAnsi="Times New Roman" w:cs="Times New Roman"/>
                <w:sz w:val="24"/>
                <w:szCs w:val="24"/>
              </w:rPr>
              <w:t>Motivēt pedagogus un rast iespēju apmeklēt kolēģu stundas, lai bagātinātu pieredzi.</w:t>
            </w:r>
          </w:p>
          <w:p w:rsidR="00BF063C" w:rsidRPr="002A5554" w:rsidRDefault="005A1EE3">
            <w:pPr>
              <w:jc w:val="both"/>
              <w:rPr>
                <w:rFonts w:ascii="Times New Roman" w:eastAsia="Times New Roman" w:hAnsi="Times New Roman" w:cs="Times New Roman"/>
                <w:sz w:val="24"/>
                <w:szCs w:val="24"/>
              </w:rPr>
            </w:pPr>
            <w:r w:rsidRPr="002A5554">
              <w:rPr>
                <w:rFonts w:ascii="Times New Roman" w:eastAsia="Times New Roman" w:hAnsi="Times New Roman" w:cs="Times New Roman"/>
                <w:sz w:val="24"/>
                <w:szCs w:val="24"/>
              </w:rPr>
              <w:t>Pēc kursu apmeklējumiem aicināt pedagogus dalīties apgūtajās zināšanās ar kolēģiem.</w:t>
            </w:r>
          </w:p>
          <w:p w:rsidR="00BF063C" w:rsidRPr="002A5554" w:rsidRDefault="005A1EE3">
            <w:pPr>
              <w:jc w:val="both"/>
              <w:rPr>
                <w:rFonts w:ascii="Times New Roman" w:eastAsia="Times New Roman" w:hAnsi="Times New Roman" w:cs="Times New Roman"/>
                <w:sz w:val="24"/>
                <w:szCs w:val="24"/>
              </w:rPr>
            </w:pPr>
            <w:r w:rsidRPr="002A5554">
              <w:rPr>
                <w:rFonts w:ascii="Times New Roman" w:eastAsia="Times New Roman" w:hAnsi="Times New Roman" w:cs="Times New Roman"/>
                <w:sz w:val="24"/>
                <w:szCs w:val="24"/>
              </w:rPr>
              <w:t>Mācību priekšmetu metodi</w:t>
            </w:r>
            <w:r w:rsidR="002A5554" w:rsidRPr="002A5554">
              <w:rPr>
                <w:rFonts w:ascii="Times New Roman" w:eastAsia="Times New Roman" w:hAnsi="Times New Roman" w:cs="Times New Roman"/>
                <w:sz w:val="24"/>
                <w:szCs w:val="24"/>
              </w:rPr>
              <w:t>s</w:t>
            </w:r>
            <w:r w:rsidRPr="002A5554">
              <w:rPr>
                <w:rFonts w:ascii="Times New Roman" w:eastAsia="Times New Roman" w:hAnsi="Times New Roman" w:cs="Times New Roman"/>
                <w:sz w:val="24"/>
                <w:szCs w:val="24"/>
              </w:rPr>
              <w:t>kajās komisijās analizēt izmantotās mācīšanas metodes, stundas kvalitāti.</w:t>
            </w:r>
          </w:p>
          <w:p w:rsidR="00BF063C" w:rsidRDefault="00BF063C">
            <w:pPr>
              <w:jc w:val="both"/>
              <w:rPr>
                <w:rFonts w:ascii="Times New Roman" w:eastAsia="Times New Roman" w:hAnsi="Times New Roman" w:cs="Times New Roman"/>
                <w:color w:val="1155CC"/>
                <w:sz w:val="24"/>
                <w:szCs w:val="24"/>
              </w:rPr>
            </w:pPr>
          </w:p>
        </w:tc>
      </w:tr>
    </w:tbl>
    <w:p w:rsidR="00BF063C" w:rsidRDefault="005A1EE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pPr>
        <w:ind w:left="7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Kritērija “Izglītības programmu īstenošana” stiprās puses un turpmākās attīstības vajadzības</w:t>
      </w:r>
    </w:p>
    <w:p w:rsidR="00BF063C" w:rsidRDefault="005A1EE3">
      <w:pPr>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6"/>
        <w:tblW w:w="9025" w:type="dxa"/>
        <w:tblBorders>
          <w:top w:val="nil"/>
          <w:left w:val="nil"/>
          <w:bottom w:val="nil"/>
          <w:right w:val="nil"/>
          <w:insideH w:val="nil"/>
          <w:insideV w:val="nil"/>
        </w:tblBorders>
        <w:tblLayout w:type="fixed"/>
        <w:tblLook w:val="0600" w:firstRow="0" w:lastRow="0" w:firstColumn="0" w:lastColumn="0" w:noHBand="1" w:noVBand="1"/>
      </w:tblPr>
      <w:tblGrid>
        <w:gridCol w:w="4498"/>
        <w:gridCol w:w="4527"/>
      </w:tblGrid>
      <w:tr w:rsidR="00BF063C">
        <w:trPr>
          <w:trHeight w:val="285"/>
        </w:trPr>
        <w:tc>
          <w:tcPr>
            <w:tcW w:w="4498"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Stiprās puses</w:t>
            </w:r>
          </w:p>
        </w:tc>
        <w:tc>
          <w:tcPr>
            <w:tcW w:w="4527"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Turpmākās attīstības vajadzības</w:t>
            </w:r>
          </w:p>
        </w:tc>
      </w:tr>
      <w:tr w:rsidR="00BF063C">
        <w:trPr>
          <w:trHeight w:val="285"/>
        </w:trPr>
        <w:tc>
          <w:tcPr>
            <w:tcW w:w="4498"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Pr="002A5554" w:rsidRDefault="005A1EE3">
            <w:pPr>
              <w:jc w:val="both"/>
              <w:rPr>
                <w:rFonts w:ascii="Times New Roman" w:eastAsia="Times New Roman" w:hAnsi="Times New Roman" w:cs="Times New Roman"/>
                <w:sz w:val="24"/>
                <w:szCs w:val="24"/>
              </w:rPr>
            </w:pPr>
            <w:r w:rsidRPr="002A5554">
              <w:rPr>
                <w:rFonts w:ascii="Times New Roman" w:eastAsia="Times New Roman" w:hAnsi="Times New Roman" w:cs="Times New Roman"/>
                <w:sz w:val="24"/>
                <w:szCs w:val="24"/>
              </w:rPr>
              <w:t xml:space="preserve"> Skola īstenoto izglītības programmu atbilstību tiesību aktos noteiktajām prasībām, aktualitāti. Izglītības programmas izstrādātas, ņemot vērā tiesību aktos noteiktās prasības. </w:t>
            </w:r>
          </w:p>
          <w:p w:rsidR="00BF063C" w:rsidRPr="00E016C6" w:rsidRDefault="005A1EE3" w:rsidP="00E016C6">
            <w:pPr>
              <w:jc w:val="both"/>
              <w:rPr>
                <w:rFonts w:ascii="Times New Roman" w:eastAsia="Times New Roman" w:hAnsi="Times New Roman" w:cs="Times New Roman"/>
                <w:sz w:val="24"/>
                <w:szCs w:val="24"/>
              </w:rPr>
            </w:pPr>
            <w:r w:rsidRPr="002A5554">
              <w:rPr>
                <w:rFonts w:ascii="Times New Roman" w:eastAsia="Times New Roman" w:hAnsi="Times New Roman" w:cs="Times New Roman"/>
                <w:sz w:val="24"/>
                <w:szCs w:val="24"/>
              </w:rPr>
              <w:t xml:space="preserve">  09.03.2023. akreditēta speciālās izglītības programma skolēniem ar mācīšanās traucējumiem.  </w:t>
            </w:r>
          </w:p>
          <w:p w:rsidR="00BF063C" w:rsidRDefault="00BF063C">
            <w:pPr>
              <w:jc w:val="both"/>
              <w:rPr>
                <w:rFonts w:ascii="Times New Roman" w:eastAsia="Times New Roman" w:hAnsi="Times New Roman" w:cs="Times New Roman"/>
                <w:color w:val="1155CC"/>
                <w:sz w:val="24"/>
                <w:szCs w:val="24"/>
              </w:rPr>
            </w:pPr>
          </w:p>
        </w:tc>
        <w:tc>
          <w:tcPr>
            <w:tcW w:w="452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color w:val="FF0000"/>
                <w:sz w:val="24"/>
                <w:szCs w:val="24"/>
              </w:rPr>
            </w:pPr>
            <w:r w:rsidRPr="002A5554">
              <w:rPr>
                <w:rFonts w:ascii="Times New Roman" w:eastAsia="Times New Roman" w:hAnsi="Times New Roman" w:cs="Times New Roman"/>
                <w:sz w:val="24"/>
                <w:szCs w:val="24"/>
              </w:rPr>
              <w:t>Telpu trūkums burtiski kavē kvalitatīvu atbal</w:t>
            </w:r>
            <w:r w:rsidR="002A5554" w:rsidRPr="002A5554">
              <w:rPr>
                <w:rFonts w:ascii="Times New Roman" w:eastAsia="Times New Roman" w:hAnsi="Times New Roman" w:cs="Times New Roman"/>
                <w:sz w:val="24"/>
                <w:szCs w:val="24"/>
              </w:rPr>
              <w:t xml:space="preserve">stu skolēniem, jo nav kabineta </w:t>
            </w:r>
            <w:r w:rsidRPr="002A5554">
              <w:rPr>
                <w:rFonts w:ascii="Times New Roman" w:eastAsia="Times New Roman" w:hAnsi="Times New Roman" w:cs="Times New Roman"/>
                <w:sz w:val="24"/>
                <w:szCs w:val="24"/>
              </w:rPr>
              <w:t xml:space="preserve"> logopēdam un speciālajam pedagogam. </w:t>
            </w:r>
          </w:p>
        </w:tc>
      </w:tr>
    </w:tbl>
    <w:p w:rsidR="00BF063C" w:rsidRDefault="005A1EE3">
      <w:pPr>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Pr="00723A4A" w:rsidRDefault="005A1EE3" w:rsidP="00723A4A">
      <w:pPr>
        <w:pStyle w:val="ListParagraph"/>
        <w:numPr>
          <w:ilvl w:val="0"/>
          <w:numId w:val="2"/>
        </w:numPr>
        <w:spacing w:before="240"/>
        <w:rPr>
          <w:rFonts w:ascii="Times New Roman" w:eastAsia="Times New Roman" w:hAnsi="Times New Roman" w:cs="Times New Roman"/>
          <w:b/>
          <w:sz w:val="24"/>
          <w:szCs w:val="24"/>
        </w:rPr>
      </w:pPr>
      <w:r w:rsidRPr="00723A4A">
        <w:rPr>
          <w:rFonts w:ascii="Times New Roman" w:eastAsia="Times New Roman" w:hAnsi="Times New Roman" w:cs="Times New Roman"/>
          <w:b/>
          <w:sz w:val="24"/>
          <w:szCs w:val="24"/>
        </w:rPr>
        <w:t>Informācija par lielākajiem īstenotajiem projektiem par 2022./2023. mācību gadā</w:t>
      </w:r>
    </w:p>
    <w:p w:rsidR="00723A4A" w:rsidRPr="00723A4A" w:rsidRDefault="00723A4A" w:rsidP="00723A4A">
      <w:pPr>
        <w:pStyle w:val="ListParagraph"/>
        <w:spacing w:before="240"/>
        <w:rPr>
          <w:rFonts w:ascii="Times New Roman" w:eastAsia="Times New Roman" w:hAnsi="Times New Roman" w:cs="Times New Roman"/>
          <w:b/>
          <w:sz w:val="24"/>
          <w:szCs w:val="24"/>
        </w:rPr>
      </w:pPr>
    </w:p>
    <w:p w:rsidR="00BF063C" w:rsidRDefault="005A1EE3">
      <w:pPr>
        <w:ind w:left="8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4.1. Projekta īsa anotācija un rezultāti.</w:t>
      </w:r>
    </w:p>
    <w:p w:rsidR="00BF063C" w:rsidRDefault="005A1EE3">
      <w:pPr>
        <w:spacing w:before="240"/>
        <w:ind w:firstLine="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Eiropas Savienības </w:t>
      </w:r>
      <w:proofErr w:type="spellStart"/>
      <w:r>
        <w:rPr>
          <w:rFonts w:ascii="Times New Roman" w:eastAsia="Times New Roman" w:hAnsi="Times New Roman" w:cs="Times New Roman"/>
          <w:sz w:val="24"/>
          <w:szCs w:val="24"/>
        </w:rPr>
        <w:t>Erasmus</w:t>
      </w:r>
      <w:proofErr w:type="spellEnd"/>
      <w:r>
        <w:rPr>
          <w:rFonts w:ascii="Times New Roman" w:eastAsia="Times New Roman" w:hAnsi="Times New Roman" w:cs="Times New Roman"/>
          <w:sz w:val="24"/>
          <w:szCs w:val="24"/>
        </w:rPr>
        <w:t>+ programmas Pamatdarbības Nr.2 (KA2) sadarbības partnerības projekts skolu izglītības sektorā Nr. 2021-1-LV01-KA220-SCH-000024421 Projekts “</w:t>
      </w:r>
      <w:proofErr w:type="spellStart"/>
      <w:r>
        <w:rPr>
          <w:rFonts w:ascii="Times New Roman" w:eastAsia="Times New Roman" w:hAnsi="Times New Roman" w:cs="Times New Roman"/>
          <w:sz w:val="24"/>
          <w:szCs w:val="24"/>
        </w:rPr>
        <w:t>Living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natural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green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environment</w:t>
      </w:r>
      <w:proofErr w:type="spellEnd"/>
      <w:r>
        <w:rPr>
          <w:rFonts w:ascii="Times New Roman" w:eastAsia="Times New Roman" w:hAnsi="Times New Roman" w:cs="Times New Roman"/>
          <w:sz w:val="24"/>
          <w:szCs w:val="24"/>
        </w:rPr>
        <w:t xml:space="preserve">” (“Dzīvojot un mācoties dabiskā un zaļā vidē”) tiek īstenots no 2021. gada decembra līdz 2023. gada 30. septembrim. Projekta mērķis ir veicināt izglītojamo izpratni par planētas ilgtspēju, vides aizsardzības jautājumiem, klimata pārmaiņu ietekmējošiem faktoriem un dzīvi dabiskā vidē kā arī attīstīt “zaļo domāšanu” ar kuras palīdzību tiks radītas un attīstītas jaunas idejas. Projekta mērķis un tā īstenošana ir balstīti uz visu sešu </w:t>
      </w:r>
      <w:proofErr w:type="spellStart"/>
      <w:r>
        <w:rPr>
          <w:rFonts w:ascii="Times New Roman" w:eastAsia="Times New Roman" w:hAnsi="Times New Roman" w:cs="Times New Roman"/>
          <w:sz w:val="24"/>
          <w:szCs w:val="24"/>
        </w:rPr>
        <w:t>eko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partnerskolu</w:t>
      </w:r>
      <w:proofErr w:type="spellEnd"/>
      <w:r>
        <w:rPr>
          <w:rFonts w:ascii="Times New Roman" w:eastAsia="Times New Roman" w:hAnsi="Times New Roman" w:cs="Times New Roman"/>
          <w:sz w:val="24"/>
          <w:szCs w:val="24"/>
        </w:rPr>
        <w:t xml:space="preserve"> Latvijas, </w:t>
      </w:r>
      <w:proofErr w:type="spellStart"/>
      <w:r>
        <w:rPr>
          <w:rFonts w:ascii="Times New Roman" w:eastAsia="Times New Roman" w:hAnsi="Times New Roman" w:cs="Times New Roman"/>
          <w:sz w:val="24"/>
          <w:szCs w:val="24"/>
        </w:rPr>
        <w:t>Īslandes</w:t>
      </w:r>
      <w:proofErr w:type="spellEnd"/>
      <w:r>
        <w:rPr>
          <w:rFonts w:ascii="Times New Roman" w:eastAsia="Times New Roman" w:hAnsi="Times New Roman" w:cs="Times New Roman"/>
          <w:sz w:val="24"/>
          <w:szCs w:val="24"/>
        </w:rPr>
        <w:t>, Rumānijas, Čehijas, Spānijas, Portugāles programmām.</w:t>
      </w:r>
    </w:p>
    <w:p w:rsidR="00BF063C" w:rsidRDefault="00BF063C">
      <w:pPr>
        <w:ind w:left="500"/>
        <w:rPr>
          <w:rFonts w:ascii="Times New Roman" w:eastAsia="Times New Roman" w:hAnsi="Times New Roman" w:cs="Times New Roman"/>
          <w:sz w:val="24"/>
          <w:szCs w:val="24"/>
        </w:rPr>
      </w:pPr>
    </w:p>
    <w:p w:rsidR="00BF063C" w:rsidRDefault="005A1EE3">
      <w:pPr>
        <w:ind w:left="8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4.2. Projekta īsa anotācija un rezultāti.</w:t>
      </w:r>
    </w:p>
    <w:p w:rsidR="00BF063C" w:rsidRDefault="005A1EE3">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Ir jau notikušas mobilitātes visās iesaistītajās valstīs, kurās izglītojamie un skolotāji dalījās pieredzē par vides aizsardzības ieviešanu, aktīvi sadarbojoties visām projektā iesaistītajām skolām. </w:t>
      </w:r>
    </w:p>
    <w:p w:rsidR="00BF063C" w:rsidRDefault="00BF063C">
      <w:pPr>
        <w:spacing w:before="240"/>
        <w:rPr>
          <w:rFonts w:ascii="Times New Roman" w:eastAsia="Times New Roman" w:hAnsi="Times New Roman" w:cs="Times New Roman"/>
          <w:sz w:val="24"/>
          <w:szCs w:val="24"/>
        </w:rPr>
      </w:pPr>
    </w:p>
    <w:p w:rsidR="00BF063C" w:rsidRDefault="005A1EE3">
      <w:pPr>
        <w:ind w:left="1440" w:hanging="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Informācija par institūcijām, ar kurām noslēgti sadarbības līgumi</w:t>
      </w:r>
    </w:p>
    <w:p w:rsidR="00BF063C" w:rsidRDefault="00BF063C">
      <w:pPr>
        <w:ind w:left="1440" w:hanging="360"/>
        <w:rPr>
          <w:rFonts w:ascii="Times New Roman" w:eastAsia="Times New Roman" w:hAnsi="Times New Roman" w:cs="Times New Roman"/>
          <w:b/>
          <w:sz w:val="24"/>
          <w:szCs w:val="24"/>
        </w:rPr>
      </w:pPr>
    </w:p>
    <w:p w:rsidR="00BF063C" w:rsidRDefault="005A1EE3">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Skolai nav noslēgti līgumi, kuri saistīti ar izglītības programmu īstenošanu.</w:t>
      </w:r>
    </w:p>
    <w:p w:rsidR="00BF063C" w:rsidRDefault="00BF063C">
      <w:pPr>
        <w:rPr>
          <w:rFonts w:ascii="Times New Roman" w:eastAsia="Times New Roman" w:hAnsi="Times New Roman" w:cs="Times New Roman"/>
          <w:sz w:val="24"/>
          <w:szCs w:val="24"/>
        </w:rPr>
      </w:pPr>
    </w:p>
    <w:p w:rsidR="00BF063C" w:rsidRDefault="005A1EE3" w:rsidP="00723A4A">
      <w:pPr>
        <w:ind w:left="720" w:hanging="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Audzināšanas darba prioritātes trim gadiem un to ieviešana</w:t>
      </w:r>
    </w:p>
    <w:p w:rsidR="00723A4A" w:rsidRDefault="00723A4A" w:rsidP="00723A4A">
      <w:pPr>
        <w:ind w:left="720" w:hanging="360"/>
        <w:jc w:val="center"/>
        <w:rPr>
          <w:rFonts w:ascii="Times New Roman" w:eastAsia="Times New Roman" w:hAnsi="Times New Roman" w:cs="Times New Roman"/>
          <w:b/>
          <w:sz w:val="24"/>
          <w:szCs w:val="24"/>
        </w:rPr>
      </w:pPr>
    </w:p>
    <w:p w:rsidR="00BF063C" w:rsidRPr="00D778E0" w:rsidRDefault="005A1EE3">
      <w:pPr>
        <w:ind w:left="780" w:hanging="3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6.1. Prioritātes (</w:t>
      </w:r>
      <w:proofErr w:type="spellStart"/>
      <w:r w:rsidRPr="00D778E0">
        <w:rPr>
          <w:rFonts w:ascii="Times New Roman" w:eastAsia="Times New Roman" w:hAnsi="Times New Roman" w:cs="Times New Roman"/>
          <w:sz w:val="24"/>
          <w:szCs w:val="24"/>
        </w:rPr>
        <w:t>bērncentrētas</w:t>
      </w:r>
      <w:proofErr w:type="spellEnd"/>
      <w:r w:rsidRPr="00D778E0">
        <w:rPr>
          <w:rFonts w:ascii="Times New Roman" w:eastAsia="Times New Roman" w:hAnsi="Times New Roman" w:cs="Times New Roman"/>
          <w:sz w:val="24"/>
          <w:szCs w:val="24"/>
        </w:rPr>
        <w:t xml:space="preserve">, domājot par izglītojamā personību). </w:t>
      </w:r>
    </w:p>
    <w:p w:rsidR="00BF063C" w:rsidRPr="00D778E0" w:rsidRDefault="00BF063C">
      <w:pPr>
        <w:ind w:left="780" w:hanging="360"/>
        <w:rPr>
          <w:rFonts w:ascii="Times New Roman" w:eastAsia="Times New Roman" w:hAnsi="Times New Roman" w:cs="Times New Roman"/>
          <w:sz w:val="24"/>
          <w:szCs w:val="24"/>
        </w:rPr>
      </w:pPr>
    </w:p>
    <w:tbl>
      <w:tblPr>
        <w:tblStyle w:val="a7"/>
        <w:tblW w:w="8925" w:type="dxa"/>
        <w:tblBorders>
          <w:top w:val="nil"/>
          <w:left w:val="nil"/>
          <w:bottom w:val="nil"/>
          <w:right w:val="nil"/>
          <w:insideH w:val="nil"/>
          <w:insideV w:val="nil"/>
        </w:tblBorders>
        <w:tblLayout w:type="fixed"/>
        <w:tblLook w:val="0600" w:firstRow="0" w:lastRow="0" w:firstColumn="0" w:lastColumn="0" w:noHBand="1" w:noVBand="1"/>
      </w:tblPr>
      <w:tblGrid>
        <w:gridCol w:w="2115"/>
        <w:gridCol w:w="2670"/>
        <w:gridCol w:w="4140"/>
      </w:tblGrid>
      <w:tr w:rsidR="00BF063C" w:rsidRPr="00D778E0">
        <w:trPr>
          <w:trHeight w:val="540"/>
        </w:trPr>
        <w:tc>
          <w:tcPr>
            <w:tcW w:w="2115" w:type="dxa"/>
            <w:tcBorders>
              <w:top w:val="single" w:sz="8" w:space="0" w:color="000000"/>
              <w:left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 </w:t>
            </w:r>
          </w:p>
        </w:tc>
        <w:tc>
          <w:tcPr>
            <w:tcW w:w="26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BF063C" w:rsidRPr="00D778E0" w:rsidRDefault="005A1EE3">
            <w:pPr>
              <w:spacing w:before="240" w:after="240"/>
              <w:ind w:left="-60"/>
              <w:jc w:val="center"/>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Prioritātes</w:t>
            </w:r>
          </w:p>
        </w:tc>
        <w:tc>
          <w:tcPr>
            <w:tcW w:w="414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BF063C" w:rsidRPr="00D778E0" w:rsidRDefault="005A1EE3">
            <w:pPr>
              <w:spacing w:before="240" w:after="240"/>
              <w:ind w:left="-60"/>
              <w:jc w:val="center"/>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Galvenie secinājumi pēc mācību gada izvērtēšanas</w:t>
            </w:r>
          </w:p>
        </w:tc>
      </w:tr>
      <w:tr w:rsidR="00BF063C" w:rsidRPr="00D778E0">
        <w:trPr>
          <w:trHeight w:val="4845"/>
        </w:trPr>
        <w:tc>
          <w:tcPr>
            <w:tcW w:w="2115" w:type="dxa"/>
            <w:tcBorders>
              <w:top w:val="nil"/>
              <w:left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2020./2021.m.g.</w:t>
            </w:r>
          </w:p>
        </w:tc>
        <w:tc>
          <w:tcPr>
            <w:tcW w:w="2670" w:type="dxa"/>
            <w:tcBorders>
              <w:top w:val="nil"/>
              <w:left w:val="nil"/>
              <w:bottom w:val="single" w:sz="8" w:space="0" w:color="000000"/>
              <w:right w:val="single" w:sz="8" w:space="0" w:color="000000"/>
            </w:tcBorders>
            <w:tcMar>
              <w:top w:w="0" w:type="dxa"/>
              <w:left w:w="100" w:type="dxa"/>
              <w:bottom w:w="0" w:type="dxa"/>
              <w:right w:w="100" w:type="dxa"/>
            </w:tcMar>
          </w:tcPr>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Sekmēt izglītojamo atbildību par </w:t>
            </w:r>
            <w:proofErr w:type="spellStart"/>
            <w:r w:rsidRPr="00D778E0">
              <w:rPr>
                <w:rFonts w:ascii="Times New Roman" w:eastAsia="Times New Roman" w:hAnsi="Times New Roman" w:cs="Times New Roman"/>
                <w:sz w:val="24"/>
                <w:szCs w:val="24"/>
              </w:rPr>
              <w:t>pašvadītu</w:t>
            </w:r>
            <w:proofErr w:type="spellEnd"/>
            <w:r w:rsidRPr="00D778E0">
              <w:rPr>
                <w:rFonts w:ascii="Times New Roman" w:eastAsia="Times New Roman" w:hAnsi="Times New Roman" w:cs="Times New Roman"/>
                <w:sz w:val="24"/>
                <w:szCs w:val="24"/>
              </w:rPr>
              <w:t xml:space="preserve"> mācīšanos.</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Pedagogiem sadarbojoties mācību priekšmetu un jomu līmenī, organizēts mācību procesu, kas virzīts uz izglītojamo </w:t>
            </w:r>
            <w:proofErr w:type="spellStart"/>
            <w:r w:rsidRPr="00D778E0">
              <w:rPr>
                <w:rFonts w:ascii="Times New Roman" w:eastAsia="Times New Roman" w:hAnsi="Times New Roman" w:cs="Times New Roman"/>
                <w:sz w:val="24"/>
                <w:szCs w:val="24"/>
              </w:rPr>
              <w:t>pašvadītas</w:t>
            </w:r>
            <w:proofErr w:type="spellEnd"/>
            <w:r w:rsidRPr="00D778E0">
              <w:rPr>
                <w:rFonts w:ascii="Times New Roman" w:eastAsia="Times New Roman" w:hAnsi="Times New Roman" w:cs="Times New Roman"/>
                <w:sz w:val="24"/>
                <w:szCs w:val="24"/>
              </w:rPr>
              <w:t xml:space="preserve"> mācīšanās prasmju attīstību.</w:t>
            </w:r>
          </w:p>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Izstrādāti ieteikumi izglītojamajiem, sava mācību darba organizēšanai un plānošanai attālināto mācību laikā.</w:t>
            </w:r>
          </w:p>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Otrais semestris pavadīts attālinātajās mācībās, kas bijis liels izaicinājums gan izglītojamiem, gan skolotājiem.</w:t>
            </w:r>
          </w:p>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Mācību gada beigās nav iegūts pārliecinoši pierādījumi, ka izglītojamo </w:t>
            </w:r>
            <w:proofErr w:type="spellStart"/>
            <w:r w:rsidRPr="00D778E0">
              <w:rPr>
                <w:rFonts w:ascii="Times New Roman" w:eastAsia="Times New Roman" w:hAnsi="Times New Roman" w:cs="Times New Roman"/>
                <w:sz w:val="24"/>
                <w:szCs w:val="24"/>
              </w:rPr>
              <w:t>pašvadītā</w:t>
            </w:r>
            <w:proofErr w:type="spellEnd"/>
            <w:r w:rsidRPr="00D778E0">
              <w:rPr>
                <w:rFonts w:ascii="Times New Roman" w:eastAsia="Times New Roman" w:hAnsi="Times New Roman" w:cs="Times New Roman"/>
                <w:sz w:val="24"/>
                <w:szCs w:val="24"/>
              </w:rPr>
              <w:t xml:space="preserve"> mācīšanās prasme būtu uzlabojusies, tāpēc darbs turpināms 2021./2022.mācību gadā.</w:t>
            </w:r>
          </w:p>
        </w:tc>
      </w:tr>
      <w:tr w:rsidR="00BF063C" w:rsidRPr="00D778E0">
        <w:trPr>
          <w:trHeight w:val="5385"/>
        </w:trPr>
        <w:tc>
          <w:tcPr>
            <w:tcW w:w="2115" w:type="dxa"/>
            <w:tcBorders>
              <w:top w:val="nil"/>
              <w:left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lastRenderedPageBreak/>
              <w:t>2021./2022.m.g.</w:t>
            </w:r>
          </w:p>
        </w:tc>
        <w:tc>
          <w:tcPr>
            <w:tcW w:w="2670" w:type="dxa"/>
            <w:tcBorders>
              <w:top w:val="nil"/>
              <w:left w:val="nil"/>
              <w:bottom w:val="single" w:sz="8" w:space="0" w:color="000000"/>
              <w:right w:val="single" w:sz="8" w:space="0" w:color="000000"/>
            </w:tcBorders>
            <w:tcMar>
              <w:top w:w="0" w:type="dxa"/>
              <w:left w:w="100" w:type="dxa"/>
              <w:bottom w:w="0" w:type="dxa"/>
              <w:right w:w="100" w:type="dxa"/>
            </w:tcMar>
          </w:tcPr>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Sekmēt izglītojamo atbildību par </w:t>
            </w:r>
            <w:proofErr w:type="spellStart"/>
            <w:r w:rsidRPr="00D778E0">
              <w:rPr>
                <w:rFonts w:ascii="Times New Roman" w:eastAsia="Times New Roman" w:hAnsi="Times New Roman" w:cs="Times New Roman"/>
                <w:sz w:val="24"/>
                <w:szCs w:val="24"/>
              </w:rPr>
              <w:t>pašvadītu</w:t>
            </w:r>
            <w:proofErr w:type="spellEnd"/>
            <w:r w:rsidRPr="00D778E0">
              <w:rPr>
                <w:rFonts w:ascii="Times New Roman" w:eastAsia="Times New Roman" w:hAnsi="Times New Roman" w:cs="Times New Roman"/>
                <w:sz w:val="24"/>
                <w:szCs w:val="24"/>
              </w:rPr>
              <w:t xml:space="preserve"> mācīšanos.</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BF063C" w:rsidRPr="00D778E0" w:rsidRDefault="005A1EE3">
            <w:pPr>
              <w:spacing w:before="240" w:after="240"/>
              <w:ind w:left="-60"/>
              <w:jc w:val="both"/>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Atbildība par </w:t>
            </w:r>
            <w:proofErr w:type="spellStart"/>
            <w:r w:rsidRPr="00D778E0">
              <w:rPr>
                <w:rFonts w:ascii="Times New Roman" w:eastAsia="Times New Roman" w:hAnsi="Times New Roman" w:cs="Times New Roman"/>
                <w:sz w:val="24"/>
                <w:szCs w:val="24"/>
              </w:rPr>
              <w:t>pašvadītu</w:t>
            </w:r>
            <w:proofErr w:type="spellEnd"/>
            <w:r w:rsidRPr="00D778E0">
              <w:rPr>
                <w:rFonts w:ascii="Times New Roman" w:eastAsia="Times New Roman" w:hAnsi="Times New Roman" w:cs="Times New Roman"/>
                <w:sz w:val="24"/>
                <w:szCs w:val="24"/>
              </w:rPr>
              <w:t xml:space="preserve"> mācīšanos audzināšanas jomā tika īstenota klases stundu darbā, šādās klases stundu programmas tematiskajās grupās –  sevis izzināšana un pilnveidošana, pilsoniskā līdzdalība, karjeras izvēle, </w:t>
            </w:r>
            <w:proofErr w:type="spellStart"/>
            <w:r w:rsidRPr="00D778E0">
              <w:rPr>
                <w:rFonts w:ascii="Times New Roman" w:eastAsia="Times New Roman" w:hAnsi="Times New Roman" w:cs="Times New Roman"/>
                <w:sz w:val="24"/>
                <w:szCs w:val="24"/>
              </w:rPr>
              <w:t>vērtībizglītība</w:t>
            </w:r>
            <w:proofErr w:type="spellEnd"/>
            <w:r w:rsidRPr="00D778E0">
              <w:rPr>
                <w:rFonts w:ascii="Times New Roman" w:eastAsia="Times New Roman" w:hAnsi="Times New Roman" w:cs="Times New Roman"/>
                <w:sz w:val="24"/>
                <w:szCs w:val="24"/>
              </w:rPr>
              <w:t xml:space="preserve">. Darbs prioritātē sekmīgi ir veicinājis apzināto lasītprasmi sākumskolas klašu posmā, veiksmīgi īstenots skaļās lasīšanas konkurss visās klašu grupās. Atbildība par paveikto mācību jomā, </w:t>
            </w:r>
            <w:proofErr w:type="spellStart"/>
            <w:r w:rsidRPr="00D778E0">
              <w:rPr>
                <w:rFonts w:ascii="Times New Roman" w:eastAsia="Times New Roman" w:hAnsi="Times New Roman" w:cs="Times New Roman"/>
                <w:sz w:val="24"/>
                <w:szCs w:val="24"/>
              </w:rPr>
              <w:t>ārpustundu</w:t>
            </w:r>
            <w:proofErr w:type="spellEnd"/>
            <w:r w:rsidRPr="00D778E0">
              <w:rPr>
                <w:rFonts w:ascii="Times New Roman" w:eastAsia="Times New Roman" w:hAnsi="Times New Roman" w:cs="Times New Roman"/>
                <w:sz w:val="24"/>
                <w:szCs w:val="24"/>
              </w:rPr>
              <w:t xml:space="preserve"> aktivitātēs, skolēnu padomē, neformālajā izglītībā, interešu izglītībā, ikdienas dzīvē tika īstenota caur izglītojamo veidotiem, izstrādātiem, katram klašu kolektīvam pielāgotiem vērtēšanas kritērijiem. Izglītojamie izvērtē paveikto, klases stundās veic analīzi pārrunu veidā.</w:t>
            </w:r>
          </w:p>
          <w:p w:rsidR="00BF063C" w:rsidRPr="00D778E0" w:rsidRDefault="00BF063C">
            <w:pPr>
              <w:spacing w:before="240" w:after="240"/>
              <w:ind w:left="-60"/>
              <w:jc w:val="both"/>
              <w:rPr>
                <w:rFonts w:ascii="Times New Roman" w:eastAsia="Times New Roman" w:hAnsi="Times New Roman" w:cs="Times New Roman"/>
                <w:sz w:val="24"/>
                <w:szCs w:val="24"/>
              </w:rPr>
            </w:pPr>
          </w:p>
        </w:tc>
      </w:tr>
      <w:tr w:rsidR="00BF063C" w:rsidRPr="00D778E0">
        <w:trPr>
          <w:trHeight w:val="9270"/>
        </w:trPr>
        <w:tc>
          <w:tcPr>
            <w:tcW w:w="2115" w:type="dxa"/>
            <w:tcBorders>
              <w:top w:val="nil"/>
              <w:left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lastRenderedPageBreak/>
              <w:t>2022./2023.m.g.</w:t>
            </w:r>
          </w:p>
        </w:tc>
        <w:tc>
          <w:tcPr>
            <w:tcW w:w="2670" w:type="dxa"/>
            <w:tcBorders>
              <w:top w:val="nil"/>
              <w:left w:val="nil"/>
              <w:bottom w:val="single" w:sz="8" w:space="0" w:color="000000"/>
              <w:right w:val="single" w:sz="8" w:space="0" w:color="000000"/>
            </w:tcBorders>
            <w:tcMar>
              <w:top w:w="0" w:type="dxa"/>
              <w:left w:w="100" w:type="dxa"/>
              <w:bottom w:w="0" w:type="dxa"/>
              <w:right w:w="100" w:type="dxa"/>
            </w:tcMar>
          </w:tcPr>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“Savstarpējo attiecību uzlabošana, </w:t>
            </w:r>
            <w:proofErr w:type="spellStart"/>
            <w:r w:rsidRPr="00D778E0">
              <w:rPr>
                <w:rFonts w:ascii="Times New Roman" w:eastAsia="Times New Roman" w:hAnsi="Times New Roman" w:cs="Times New Roman"/>
                <w:sz w:val="24"/>
                <w:szCs w:val="24"/>
              </w:rPr>
              <w:t>mobinga</w:t>
            </w:r>
            <w:proofErr w:type="spellEnd"/>
            <w:r w:rsidRPr="00D778E0">
              <w:rPr>
                <w:rFonts w:ascii="Times New Roman" w:eastAsia="Times New Roman" w:hAnsi="Times New Roman" w:cs="Times New Roman"/>
                <w:sz w:val="24"/>
                <w:szCs w:val="24"/>
              </w:rPr>
              <w:t xml:space="preserve"> mazināšana klašu kolektīvos, darbojoties programmā “Neklusē’’.</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Sasniedzamais rezultāts audzināšanas jomas prioritātē:</w:t>
            </w:r>
          </w:p>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-aptaujas skolas personālam, vecākiem un izglītojamiem situācijas analīzei;</w:t>
            </w:r>
          </w:p>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-mācību metodikas apguve klases audzināšanas stundām sākumskolai (izstrādāta kopā ar Centrs </w:t>
            </w:r>
            <w:proofErr w:type="spellStart"/>
            <w:r w:rsidRPr="00D778E0">
              <w:rPr>
                <w:rFonts w:ascii="Times New Roman" w:eastAsia="Times New Roman" w:hAnsi="Times New Roman" w:cs="Times New Roman"/>
                <w:sz w:val="24"/>
                <w:szCs w:val="24"/>
              </w:rPr>
              <w:t>Dardedze</w:t>
            </w:r>
            <w:proofErr w:type="spellEnd"/>
            <w:r w:rsidRPr="00D778E0">
              <w:rPr>
                <w:rFonts w:ascii="Times New Roman" w:eastAsia="Times New Roman" w:hAnsi="Times New Roman" w:cs="Times New Roman"/>
                <w:sz w:val="24"/>
                <w:szCs w:val="24"/>
              </w:rPr>
              <w:t>);</w:t>
            </w:r>
          </w:p>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-mācību metodikas apguve klases audzināšanas stundām pamatskolai (izstrādāta kopā ar Centrs Marta);</w:t>
            </w:r>
          </w:p>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-ieviest mobilo lietotni, kurā izglītojamie var ziņot par pāridarījumu un saņemt sociālā pedagoga/psihologa palīdzību;</w:t>
            </w:r>
          </w:p>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-apmācības skolas personālam par </w:t>
            </w:r>
            <w:proofErr w:type="spellStart"/>
            <w:r w:rsidRPr="00D778E0">
              <w:rPr>
                <w:rFonts w:ascii="Times New Roman" w:eastAsia="Times New Roman" w:hAnsi="Times New Roman" w:cs="Times New Roman"/>
                <w:sz w:val="24"/>
                <w:szCs w:val="24"/>
              </w:rPr>
              <w:t>mobingu</w:t>
            </w:r>
            <w:proofErr w:type="spellEnd"/>
            <w:r w:rsidRPr="00D778E0">
              <w:rPr>
                <w:rFonts w:ascii="Times New Roman" w:eastAsia="Times New Roman" w:hAnsi="Times New Roman" w:cs="Times New Roman"/>
                <w:sz w:val="24"/>
                <w:szCs w:val="24"/>
              </w:rPr>
              <w:t>, mācību metodoloģijas izmantošanu;</w:t>
            </w:r>
          </w:p>
          <w:p w:rsidR="00BF063C" w:rsidRPr="00D778E0" w:rsidRDefault="005A1EE3">
            <w:pPr>
              <w:shd w:val="clear" w:color="auto" w:fill="FFFFFF"/>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-izglītojoši pasākumi par savstarpējām attiecībām un </w:t>
            </w:r>
            <w:proofErr w:type="spellStart"/>
            <w:r w:rsidRPr="00D778E0">
              <w:rPr>
                <w:rFonts w:ascii="Times New Roman" w:eastAsia="Times New Roman" w:hAnsi="Times New Roman" w:cs="Times New Roman"/>
                <w:sz w:val="24"/>
                <w:szCs w:val="24"/>
              </w:rPr>
              <w:t>mobingu</w:t>
            </w:r>
            <w:proofErr w:type="spellEnd"/>
            <w:r w:rsidRPr="00D778E0">
              <w:rPr>
                <w:rFonts w:ascii="Times New Roman" w:eastAsia="Times New Roman" w:hAnsi="Times New Roman" w:cs="Times New Roman"/>
                <w:sz w:val="24"/>
                <w:szCs w:val="24"/>
              </w:rPr>
              <w:t xml:space="preserve"> vecākiem un izglītojamiem;</w:t>
            </w:r>
          </w:p>
          <w:p w:rsidR="00BF063C" w:rsidRPr="00D778E0" w:rsidRDefault="005A1EE3">
            <w:pPr>
              <w:shd w:val="clear" w:color="auto" w:fill="FFFFFF"/>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-komunikācijas materiālu izpēte un analīze klases stundās par </w:t>
            </w:r>
            <w:proofErr w:type="spellStart"/>
            <w:r w:rsidRPr="00D778E0">
              <w:rPr>
                <w:rFonts w:ascii="Times New Roman" w:eastAsia="Times New Roman" w:hAnsi="Times New Roman" w:cs="Times New Roman"/>
                <w:sz w:val="24"/>
                <w:szCs w:val="24"/>
              </w:rPr>
              <w:t>mobingu</w:t>
            </w:r>
            <w:proofErr w:type="spellEnd"/>
            <w:r w:rsidRPr="00D778E0">
              <w:rPr>
                <w:rFonts w:ascii="Times New Roman" w:eastAsia="Times New Roman" w:hAnsi="Times New Roman" w:cs="Times New Roman"/>
                <w:sz w:val="24"/>
                <w:szCs w:val="24"/>
              </w:rPr>
              <w:t>;</w:t>
            </w:r>
          </w:p>
          <w:p w:rsidR="00BF063C" w:rsidRPr="00D778E0" w:rsidRDefault="005A1EE3">
            <w:pPr>
              <w:shd w:val="clear" w:color="auto" w:fill="FFFFFF"/>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-atbalsta saņemšana skolas vadībai un personālam no programmas “Neklusē” īstenotājiem risinājumu ieviešanā.</w:t>
            </w:r>
          </w:p>
          <w:p w:rsidR="00BF063C" w:rsidRPr="00D778E0" w:rsidRDefault="005A1EE3">
            <w:pPr>
              <w:shd w:val="clear" w:color="auto" w:fill="FFFFFF"/>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Izvērtējot darbību programmā “</w:t>
            </w:r>
            <w:proofErr w:type="spellStart"/>
            <w:r w:rsidRPr="00D778E0">
              <w:rPr>
                <w:rFonts w:ascii="Times New Roman" w:eastAsia="Times New Roman" w:hAnsi="Times New Roman" w:cs="Times New Roman"/>
                <w:sz w:val="24"/>
                <w:szCs w:val="24"/>
              </w:rPr>
              <w:t>Neklusē”,tika</w:t>
            </w:r>
            <w:proofErr w:type="spellEnd"/>
            <w:r w:rsidRPr="00D778E0">
              <w:rPr>
                <w:rFonts w:ascii="Times New Roman" w:eastAsia="Times New Roman" w:hAnsi="Times New Roman" w:cs="Times New Roman"/>
                <w:sz w:val="24"/>
                <w:szCs w:val="24"/>
              </w:rPr>
              <w:t xml:space="preserve"> </w:t>
            </w:r>
            <w:proofErr w:type="spellStart"/>
            <w:r w:rsidRPr="00D778E0">
              <w:rPr>
                <w:rFonts w:ascii="Times New Roman" w:eastAsia="Times New Roman" w:hAnsi="Times New Roman" w:cs="Times New Roman"/>
                <w:sz w:val="24"/>
                <w:szCs w:val="24"/>
              </w:rPr>
              <w:t>secināts,ka</w:t>
            </w:r>
            <w:proofErr w:type="spellEnd"/>
            <w:r w:rsidRPr="00D778E0">
              <w:rPr>
                <w:rFonts w:ascii="Times New Roman" w:eastAsia="Times New Roman" w:hAnsi="Times New Roman" w:cs="Times New Roman"/>
                <w:sz w:val="24"/>
                <w:szCs w:val="24"/>
              </w:rPr>
              <w:t xml:space="preserve"> viena mācību gada laikā nav iespējams īstenot visu programmas saturu, sākumskolā 5 mācību stundas, pamatskolas posmā 10 mācību stundas. Programmas īstenošana notiks divu mācību gadu garumā. </w:t>
            </w:r>
          </w:p>
          <w:p w:rsidR="00BF063C" w:rsidRPr="00D778E0" w:rsidRDefault="005A1EE3">
            <w:pPr>
              <w:shd w:val="clear" w:color="auto" w:fill="FFFFFF"/>
              <w:spacing w:before="240" w:after="240"/>
              <w:ind w:left="-60"/>
              <w:rPr>
                <w:rFonts w:ascii="Times New Roman" w:eastAsia="Times New Roman" w:hAnsi="Times New Roman" w:cs="Times New Roman"/>
                <w:sz w:val="24"/>
                <w:szCs w:val="24"/>
              </w:rPr>
            </w:pPr>
            <w:proofErr w:type="spellStart"/>
            <w:r w:rsidRPr="00D778E0">
              <w:rPr>
                <w:rFonts w:ascii="Times New Roman" w:eastAsia="Times New Roman" w:hAnsi="Times New Roman" w:cs="Times New Roman"/>
                <w:sz w:val="24"/>
                <w:szCs w:val="24"/>
              </w:rPr>
              <w:t>Mobinga</w:t>
            </w:r>
            <w:proofErr w:type="spellEnd"/>
            <w:r w:rsidRPr="00D778E0">
              <w:rPr>
                <w:rFonts w:ascii="Times New Roman" w:eastAsia="Times New Roman" w:hAnsi="Times New Roman" w:cs="Times New Roman"/>
                <w:sz w:val="24"/>
                <w:szCs w:val="24"/>
              </w:rPr>
              <w:t xml:space="preserve"> mazināšanai klašu kolektīvos, tiek meklētas iespējas darboties projektā “MOTT‘.</w:t>
            </w:r>
          </w:p>
        </w:tc>
      </w:tr>
      <w:tr w:rsidR="00BF063C" w:rsidRPr="00D778E0" w:rsidTr="005F61D0">
        <w:trPr>
          <w:trHeight w:val="5225"/>
        </w:trPr>
        <w:tc>
          <w:tcPr>
            <w:tcW w:w="2115" w:type="dxa"/>
            <w:tcBorders>
              <w:top w:val="nil"/>
              <w:left w:val="single" w:sz="8" w:space="0" w:color="000000"/>
              <w:bottom w:val="single" w:sz="8" w:space="0" w:color="000000"/>
              <w:right w:val="single" w:sz="8" w:space="0" w:color="000000"/>
            </w:tcBorders>
            <w:shd w:val="clear" w:color="auto" w:fill="E7E6E6"/>
            <w:tcMar>
              <w:top w:w="0" w:type="dxa"/>
              <w:left w:w="100" w:type="dxa"/>
              <w:bottom w:w="0" w:type="dxa"/>
              <w:right w:w="100" w:type="dxa"/>
            </w:tcMar>
          </w:tcPr>
          <w:p w:rsidR="00BF063C" w:rsidRPr="00D778E0" w:rsidRDefault="005A1EE3">
            <w:pPr>
              <w:spacing w:before="240" w:after="240"/>
              <w:ind w:left="-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lastRenderedPageBreak/>
              <w:t>2023./2024.m.g.</w:t>
            </w:r>
          </w:p>
        </w:tc>
        <w:tc>
          <w:tcPr>
            <w:tcW w:w="2670" w:type="dxa"/>
            <w:tcBorders>
              <w:top w:val="nil"/>
              <w:left w:val="nil"/>
              <w:bottom w:val="single" w:sz="8" w:space="0" w:color="000000"/>
              <w:right w:val="single" w:sz="8" w:space="0" w:color="000000"/>
            </w:tcBorders>
            <w:tcMar>
              <w:top w:w="0" w:type="dxa"/>
              <w:left w:w="100" w:type="dxa"/>
              <w:bottom w:w="0" w:type="dxa"/>
              <w:right w:w="100" w:type="dxa"/>
            </w:tcMar>
          </w:tcPr>
          <w:p w:rsidR="00BF063C" w:rsidRPr="00D778E0" w:rsidRDefault="005A1EE3" w:rsidP="00F26976">
            <w:pPr>
              <w:spacing w:before="240" w:after="240"/>
              <w:ind w:left="49"/>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Skolēnu savstarpējo attiecību kultūras pilnveide, darbojoties programmā “Neklusē”.</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BF063C" w:rsidRPr="00D778E0" w:rsidRDefault="005A1EE3" w:rsidP="00F26976">
            <w:pPr>
              <w:spacing w:before="240" w:after="240"/>
              <w:ind w:left="73"/>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Klases audzināšanas stundās iekļautas programmas “Neklusē” stundas, darba lapas, video materiāli, izmantoti </w:t>
            </w:r>
            <w:proofErr w:type="spellStart"/>
            <w:r w:rsidRPr="00D778E0">
              <w:rPr>
                <w:rFonts w:ascii="Times New Roman" w:eastAsia="Times New Roman" w:hAnsi="Times New Roman" w:cs="Times New Roman"/>
                <w:sz w:val="24"/>
                <w:szCs w:val="24"/>
              </w:rPr>
              <w:t>progammas</w:t>
            </w:r>
            <w:proofErr w:type="spellEnd"/>
            <w:r w:rsidRPr="00D778E0">
              <w:rPr>
                <w:rFonts w:ascii="Times New Roman" w:eastAsia="Times New Roman" w:hAnsi="Times New Roman" w:cs="Times New Roman"/>
                <w:sz w:val="24"/>
                <w:szCs w:val="24"/>
              </w:rPr>
              <w:t xml:space="preserve"> “Neklusē” metodiskie materiāli. “Neklusē” apgūto teorētisko zināšanu pielietojums dzīvē, modelējot un izanalizējot dažādas klases kolektīva attiecību problēmas. </w:t>
            </w:r>
            <w:proofErr w:type="spellStart"/>
            <w:r w:rsidRPr="00D778E0">
              <w:rPr>
                <w:rFonts w:ascii="Times New Roman" w:eastAsia="Times New Roman" w:hAnsi="Times New Roman" w:cs="Times New Roman"/>
                <w:sz w:val="24"/>
                <w:szCs w:val="24"/>
              </w:rPr>
              <w:t>Mobinga</w:t>
            </w:r>
            <w:proofErr w:type="spellEnd"/>
            <w:r w:rsidRPr="00D778E0">
              <w:rPr>
                <w:rFonts w:ascii="Times New Roman" w:eastAsia="Times New Roman" w:hAnsi="Times New Roman" w:cs="Times New Roman"/>
                <w:sz w:val="24"/>
                <w:szCs w:val="24"/>
              </w:rPr>
              <w:t xml:space="preserve"> mazināšana klašu kolektīvos, apgūstot zināšanas par </w:t>
            </w:r>
            <w:proofErr w:type="spellStart"/>
            <w:r w:rsidRPr="00D778E0">
              <w:rPr>
                <w:rFonts w:ascii="Times New Roman" w:eastAsia="Times New Roman" w:hAnsi="Times New Roman" w:cs="Times New Roman"/>
                <w:sz w:val="24"/>
                <w:szCs w:val="24"/>
              </w:rPr>
              <w:t>mobingu</w:t>
            </w:r>
            <w:proofErr w:type="spellEnd"/>
            <w:r w:rsidRPr="00D778E0">
              <w:rPr>
                <w:rFonts w:ascii="Times New Roman" w:eastAsia="Times New Roman" w:hAnsi="Times New Roman" w:cs="Times New Roman"/>
                <w:sz w:val="24"/>
                <w:szCs w:val="24"/>
              </w:rPr>
              <w:t xml:space="preserve">, </w:t>
            </w:r>
            <w:proofErr w:type="spellStart"/>
            <w:r w:rsidRPr="00D778E0">
              <w:rPr>
                <w:rFonts w:ascii="Times New Roman" w:eastAsia="Times New Roman" w:hAnsi="Times New Roman" w:cs="Times New Roman"/>
                <w:sz w:val="24"/>
                <w:szCs w:val="24"/>
              </w:rPr>
              <w:t>mobinga</w:t>
            </w:r>
            <w:proofErr w:type="spellEnd"/>
            <w:r w:rsidRPr="00D778E0">
              <w:rPr>
                <w:rFonts w:ascii="Times New Roman" w:eastAsia="Times New Roman" w:hAnsi="Times New Roman" w:cs="Times New Roman"/>
                <w:sz w:val="24"/>
                <w:szCs w:val="24"/>
              </w:rPr>
              <w:t xml:space="preserve"> situāciju apzināšana</w:t>
            </w:r>
            <w:r w:rsidR="00380F32">
              <w:rPr>
                <w:rFonts w:ascii="Times New Roman" w:eastAsia="Times New Roman" w:hAnsi="Times New Roman" w:cs="Times New Roman"/>
                <w:sz w:val="24"/>
                <w:szCs w:val="24"/>
              </w:rPr>
              <w:t xml:space="preserve"> un novēršana klašu kolektīvos.</w:t>
            </w:r>
          </w:p>
          <w:p w:rsidR="00BF063C" w:rsidRPr="00D778E0" w:rsidRDefault="005A1EE3" w:rsidP="005F61D0">
            <w:pPr>
              <w:spacing w:before="240" w:after="240"/>
              <w:ind w:left="73"/>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Skolas atbalsta personāla iesaiste </w:t>
            </w:r>
            <w:proofErr w:type="spellStart"/>
            <w:r w:rsidRPr="00D778E0">
              <w:rPr>
                <w:rFonts w:ascii="Times New Roman" w:eastAsia="Times New Roman" w:hAnsi="Times New Roman" w:cs="Times New Roman"/>
                <w:sz w:val="24"/>
                <w:szCs w:val="24"/>
              </w:rPr>
              <w:t>mobinga</w:t>
            </w:r>
            <w:proofErr w:type="spellEnd"/>
            <w:r w:rsidRPr="00D778E0">
              <w:rPr>
                <w:rFonts w:ascii="Times New Roman" w:eastAsia="Times New Roman" w:hAnsi="Times New Roman" w:cs="Times New Roman"/>
                <w:sz w:val="24"/>
                <w:szCs w:val="24"/>
              </w:rPr>
              <w:t xml:space="preserve"> mazināšanas aktivitātēs. 7.kl</w:t>
            </w:r>
            <w:r w:rsidR="00D778E0">
              <w:rPr>
                <w:rFonts w:ascii="Times New Roman" w:eastAsia="Times New Roman" w:hAnsi="Times New Roman" w:cs="Times New Roman"/>
                <w:sz w:val="24"/>
                <w:szCs w:val="24"/>
              </w:rPr>
              <w:t>ašu skolēnu dalība projektā “MO</w:t>
            </w:r>
            <w:r w:rsidRPr="00D778E0">
              <w:rPr>
                <w:rFonts w:ascii="Times New Roman" w:eastAsia="Times New Roman" w:hAnsi="Times New Roman" w:cs="Times New Roman"/>
                <w:sz w:val="24"/>
                <w:szCs w:val="24"/>
              </w:rPr>
              <w:t>T”.</w:t>
            </w:r>
          </w:p>
        </w:tc>
      </w:tr>
    </w:tbl>
    <w:p w:rsidR="00BF063C" w:rsidRPr="00D778E0" w:rsidRDefault="00BF063C">
      <w:pPr>
        <w:ind w:left="780" w:hanging="360"/>
        <w:rPr>
          <w:rFonts w:ascii="Times New Roman" w:eastAsia="Times New Roman" w:hAnsi="Times New Roman" w:cs="Times New Roman"/>
          <w:sz w:val="24"/>
          <w:szCs w:val="24"/>
        </w:rPr>
      </w:pPr>
    </w:p>
    <w:p w:rsidR="00BF063C" w:rsidRPr="00D778E0" w:rsidRDefault="005A1EE3">
      <w:pPr>
        <w:ind w:left="780" w:hanging="360"/>
        <w:rPr>
          <w:rFonts w:ascii="Times New Roman" w:eastAsia="Times New Roman" w:hAnsi="Times New Roman" w:cs="Times New Roman"/>
          <w:sz w:val="24"/>
          <w:szCs w:val="24"/>
        </w:rPr>
      </w:pPr>
      <w:r w:rsidRPr="00D778E0">
        <w:rPr>
          <w:rFonts w:ascii="Times New Roman" w:eastAsia="Times New Roman" w:hAnsi="Times New Roman" w:cs="Times New Roman"/>
          <w:sz w:val="24"/>
          <w:szCs w:val="24"/>
        </w:rPr>
        <w:t xml:space="preserve">6.2. 2-3 teikumi par </w:t>
      </w:r>
      <w:r w:rsidRPr="00D778E0">
        <w:rPr>
          <w:rFonts w:ascii="Times New Roman" w:eastAsia="Times New Roman" w:hAnsi="Times New Roman" w:cs="Times New Roman"/>
          <w:b/>
          <w:sz w:val="24"/>
          <w:szCs w:val="24"/>
        </w:rPr>
        <w:t>galvenajiem secinājumiem</w:t>
      </w:r>
      <w:r w:rsidRPr="00D778E0">
        <w:rPr>
          <w:rFonts w:ascii="Times New Roman" w:eastAsia="Times New Roman" w:hAnsi="Times New Roman" w:cs="Times New Roman"/>
          <w:sz w:val="24"/>
          <w:szCs w:val="24"/>
        </w:rPr>
        <w:t xml:space="preserve"> pēc mācību gada izvērtēšanas.</w:t>
      </w:r>
    </w:p>
    <w:p w:rsidR="00D778E0" w:rsidRDefault="00D778E0">
      <w:pPr>
        <w:ind w:left="420"/>
        <w:rPr>
          <w:rFonts w:ascii="Times New Roman" w:eastAsia="Times New Roman" w:hAnsi="Times New Roman" w:cs="Times New Roman"/>
          <w:sz w:val="24"/>
          <w:szCs w:val="24"/>
        </w:rPr>
      </w:pPr>
    </w:p>
    <w:p w:rsidR="00BF063C" w:rsidRPr="00D778E0" w:rsidRDefault="00D778E0" w:rsidP="00B22262">
      <w:pPr>
        <w:ind w:firstLine="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A1EE3" w:rsidRPr="00D778E0">
        <w:rPr>
          <w:rFonts w:ascii="Times New Roman" w:eastAsia="Times New Roman" w:hAnsi="Times New Roman" w:cs="Times New Roman"/>
          <w:sz w:val="24"/>
          <w:szCs w:val="24"/>
        </w:rPr>
        <w:t>Divu mācību gadu laikā ir iespējams sekmīgi īstenot programmu “Neklusē”, iekļaujot tēmas klases stundu programmā. Veiksmīgi īstenota sadarbība ar skolas sociālo pedagogu,</w:t>
      </w:r>
      <w:r>
        <w:rPr>
          <w:rFonts w:ascii="Times New Roman" w:eastAsia="Times New Roman" w:hAnsi="Times New Roman" w:cs="Times New Roman"/>
          <w:sz w:val="24"/>
          <w:szCs w:val="24"/>
        </w:rPr>
        <w:t xml:space="preserve"> </w:t>
      </w:r>
      <w:r w:rsidR="005A1EE3" w:rsidRPr="00D778E0">
        <w:rPr>
          <w:rFonts w:ascii="Times New Roman" w:eastAsia="Times New Roman" w:hAnsi="Times New Roman" w:cs="Times New Roman"/>
          <w:sz w:val="24"/>
          <w:szCs w:val="24"/>
        </w:rPr>
        <w:t xml:space="preserve">lai īstenotu skolā programmu “Neklusē” - konsultācijas, sociālā pedagoga individuālās tikšanās un </w:t>
      </w:r>
      <w:proofErr w:type="spellStart"/>
      <w:r w:rsidR="005A1EE3" w:rsidRPr="00D778E0">
        <w:rPr>
          <w:rFonts w:ascii="Times New Roman" w:eastAsia="Times New Roman" w:hAnsi="Times New Roman" w:cs="Times New Roman"/>
          <w:sz w:val="24"/>
          <w:szCs w:val="24"/>
        </w:rPr>
        <w:t>problēmsituāciju</w:t>
      </w:r>
      <w:proofErr w:type="spellEnd"/>
      <w:r w:rsidR="005A1EE3" w:rsidRPr="00D778E0">
        <w:rPr>
          <w:rFonts w:ascii="Times New Roman" w:eastAsia="Times New Roman" w:hAnsi="Times New Roman" w:cs="Times New Roman"/>
          <w:sz w:val="24"/>
          <w:szCs w:val="24"/>
        </w:rPr>
        <w:t xml:space="preserve"> risināšana ar skolēniem. </w:t>
      </w:r>
    </w:p>
    <w:p w:rsidR="00BF063C" w:rsidRPr="00D778E0" w:rsidRDefault="00D778E0" w:rsidP="00034EF4">
      <w:pPr>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Jāstrādā vairāk ar t</w:t>
      </w:r>
      <w:r w:rsidR="005A1EE3" w:rsidRPr="00D778E0">
        <w:rPr>
          <w:rFonts w:ascii="Times New Roman" w:eastAsia="Times New Roman" w:hAnsi="Times New Roman" w:cs="Times New Roman"/>
          <w:sz w:val="24"/>
          <w:szCs w:val="24"/>
        </w:rPr>
        <w:t>alantīgo skolēnu individuālo</w:t>
      </w:r>
      <w:r w:rsidR="005A1EE3" w:rsidRPr="00D778E0">
        <w:rPr>
          <w:rFonts w:ascii="Times New Roman" w:eastAsia="Times New Roman" w:hAnsi="Times New Roman" w:cs="Times New Roman"/>
          <w:b/>
          <w:sz w:val="24"/>
          <w:szCs w:val="24"/>
        </w:rPr>
        <w:t xml:space="preserve"> </w:t>
      </w:r>
      <w:r w:rsidR="005A1EE3" w:rsidRPr="00D778E0">
        <w:rPr>
          <w:rFonts w:ascii="Times New Roman" w:eastAsia="Times New Roman" w:hAnsi="Times New Roman" w:cs="Times New Roman"/>
          <w:sz w:val="24"/>
          <w:szCs w:val="24"/>
        </w:rPr>
        <w:t xml:space="preserve">kompetenču pilnveidei. Mērķtiecīgāks, intensīvāks, plānots darbs, lai skolēni sekmīgāk piedalītos konkursos, olimpiādēs, interešu izglītībā. Skolotāja palīgs nestrādā tikai ar </w:t>
      </w:r>
      <w:proofErr w:type="spellStart"/>
      <w:r w:rsidR="005A1EE3" w:rsidRPr="00D778E0">
        <w:rPr>
          <w:rFonts w:ascii="Times New Roman" w:eastAsia="Times New Roman" w:hAnsi="Times New Roman" w:cs="Times New Roman"/>
          <w:sz w:val="24"/>
          <w:szCs w:val="24"/>
        </w:rPr>
        <w:t>problēmsituācijām</w:t>
      </w:r>
      <w:proofErr w:type="spellEnd"/>
      <w:r w:rsidR="005A1EE3" w:rsidRPr="00D778E0">
        <w:rPr>
          <w:rFonts w:ascii="Times New Roman" w:eastAsia="Times New Roman" w:hAnsi="Times New Roman" w:cs="Times New Roman"/>
          <w:sz w:val="24"/>
          <w:szCs w:val="24"/>
        </w:rPr>
        <w:t xml:space="preserve"> un skolēniem ar dažādiem mācīšanās un uzvedības traucējumiem, bet drīkst strādāt arī ar talantīgajiem skolēniem.</w:t>
      </w:r>
    </w:p>
    <w:p w:rsidR="00BF063C" w:rsidRDefault="005A1EE3">
      <w:pPr>
        <w:ind w:left="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rsidP="00D778E0">
      <w:pPr>
        <w:ind w:left="720" w:hanging="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Citi sasniegumi</w:t>
      </w:r>
    </w:p>
    <w:p w:rsidR="006D4E77" w:rsidRDefault="006D4E77" w:rsidP="00D778E0">
      <w:pPr>
        <w:ind w:left="720" w:hanging="360"/>
        <w:jc w:val="center"/>
        <w:rPr>
          <w:rFonts w:ascii="Times New Roman" w:eastAsia="Times New Roman" w:hAnsi="Times New Roman" w:cs="Times New Roman"/>
          <w:b/>
          <w:sz w:val="24"/>
          <w:szCs w:val="24"/>
        </w:rPr>
      </w:pPr>
    </w:p>
    <w:p w:rsidR="006D4E77" w:rsidRPr="00F748D0" w:rsidRDefault="005A1EE3" w:rsidP="00F748D0">
      <w:pPr>
        <w:ind w:left="780" w:hanging="360"/>
        <w:jc w:val="both"/>
        <w:rPr>
          <w:rFonts w:ascii="Times New Roman" w:eastAsia="Times New Roman" w:hAnsi="Times New Roman" w:cs="Times New Roman"/>
          <w:sz w:val="24"/>
          <w:szCs w:val="24"/>
        </w:rPr>
      </w:pPr>
      <w:r w:rsidRPr="006D4E77">
        <w:rPr>
          <w:rFonts w:ascii="Times New Roman" w:eastAsia="Times New Roman" w:hAnsi="Times New Roman" w:cs="Times New Roman"/>
          <w:sz w:val="24"/>
          <w:szCs w:val="24"/>
        </w:rPr>
        <w:t>7.1.</w:t>
      </w:r>
      <w:r>
        <w:rPr>
          <w:rFonts w:ascii="Times New Roman" w:eastAsia="Times New Roman" w:hAnsi="Times New Roman" w:cs="Times New Roman"/>
          <w:sz w:val="24"/>
          <w:szCs w:val="24"/>
        </w:rPr>
        <w:t xml:space="preserve"> Jebkādi citi sasniegumi, par kuriem vēlas informēt izglītības iestāde (galvenie secinājumi par izglītības iestādei svarīgo, specifisko). </w:t>
      </w:r>
    </w:p>
    <w:p w:rsidR="00BF063C" w:rsidRDefault="005A1EE3" w:rsidP="006D4E77">
      <w:pPr>
        <w:ind w:left="1700" w:hanging="1133"/>
        <w:jc w:val="both"/>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7.1.1.Dalība Ekoskolu programmā. Iegūts Starptautiskais Zaļais karogs 17. gadu.</w:t>
      </w:r>
    </w:p>
    <w:p w:rsidR="00BF063C" w:rsidRDefault="005A1EE3" w:rsidP="00034EF4">
      <w:pPr>
        <w:ind w:left="142" w:firstLine="7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7.1.2. Veiksmīgi īstenota audzināšanas programmā noteikto vērtību un tikumu ieviešana skolā. Mācību gadam izvirzītas vienotas mēneša vērtības un tikumi. </w:t>
      </w:r>
    </w:p>
    <w:p w:rsidR="00BF063C" w:rsidRDefault="00BF063C">
      <w:pPr>
        <w:ind w:left="1700" w:hanging="840"/>
        <w:jc w:val="both"/>
        <w:rPr>
          <w:rFonts w:ascii="Times New Roman" w:eastAsia="Times New Roman" w:hAnsi="Times New Roman" w:cs="Times New Roman"/>
          <w:sz w:val="24"/>
          <w:szCs w:val="24"/>
        </w:rPr>
      </w:pPr>
    </w:p>
    <w:p w:rsidR="00BF063C" w:rsidRDefault="005A1EE3">
      <w:pPr>
        <w:ind w:left="7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7.2. Izglītības iestādes informācija par </w:t>
      </w:r>
      <w:r>
        <w:rPr>
          <w:rFonts w:ascii="Times New Roman" w:eastAsia="Times New Roman" w:hAnsi="Times New Roman" w:cs="Times New Roman"/>
          <w:b/>
          <w:sz w:val="24"/>
          <w:szCs w:val="24"/>
        </w:rPr>
        <w:t>galvenajiem secinājumiem</w:t>
      </w:r>
      <w:r>
        <w:rPr>
          <w:rFonts w:ascii="Times New Roman" w:eastAsia="Times New Roman" w:hAnsi="Times New Roman" w:cs="Times New Roman"/>
          <w:sz w:val="24"/>
          <w:szCs w:val="24"/>
        </w:rPr>
        <w:t>:</w:t>
      </w:r>
    </w:p>
    <w:p w:rsidR="00BF063C" w:rsidRDefault="005A1EE3" w:rsidP="00F748D0">
      <w:pPr>
        <w:ind w:left="142" w:firstLine="709"/>
        <w:jc w:val="both"/>
        <w:rPr>
          <w:rFonts w:ascii="Times New Roman" w:eastAsia="Times New Roman" w:hAnsi="Times New Roman" w:cs="Times New Roman"/>
          <w:color w:val="1155CC"/>
          <w:sz w:val="24"/>
          <w:szCs w:val="24"/>
        </w:rPr>
      </w:pPr>
      <w:r>
        <w:rPr>
          <w:rFonts w:ascii="Times New Roman" w:eastAsia="Times New Roman" w:hAnsi="Times New Roman" w:cs="Times New Roman"/>
          <w:sz w:val="24"/>
          <w:szCs w:val="24"/>
        </w:rPr>
        <w:t xml:space="preserve">7.2.1. pēc izglītojamo snieguma </w:t>
      </w:r>
      <w:proofErr w:type="spellStart"/>
      <w:r>
        <w:rPr>
          <w:rFonts w:ascii="Times New Roman" w:eastAsia="Times New Roman" w:hAnsi="Times New Roman" w:cs="Times New Roman"/>
          <w:sz w:val="24"/>
          <w:szCs w:val="24"/>
        </w:rPr>
        <w:t>izvērtējuma</w:t>
      </w:r>
      <w:proofErr w:type="spellEnd"/>
      <w:r>
        <w:rPr>
          <w:rFonts w:ascii="Times New Roman" w:eastAsia="Times New Roman" w:hAnsi="Times New Roman" w:cs="Times New Roman"/>
          <w:sz w:val="24"/>
          <w:szCs w:val="24"/>
        </w:rPr>
        <w:t xml:space="preserve"> valsts pārbaudes darb</w:t>
      </w:r>
      <w:r w:rsidR="00216F83">
        <w:rPr>
          <w:rFonts w:ascii="Times New Roman" w:eastAsia="Times New Roman" w:hAnsi="Times New Roman" w:cs="Times New Roman"/>
          <w:sz w:val="24"/>
          <w:szCs w:val="24"/>
        </w:rPr>
        <w:t>os par 2022./2023. mācību gadu.</w:t>
      </w:r>
    </w:p>
    <w:p w:rsidR="00BF063C" w:rsidRPr="00761CEB" w:rsidRDefault="005A1EE3" w:rsidP="00034EF4">
      <w:pPr>
        <w:ind w:firstLine="426"/>
        <w:jc w:val="both"/>
        <w:rPr>
          <w:rFonts w:ascii="Times New Roman" w:eastAsia="Times New Roman" w:hAnsi="Times New Roman" w:cs="Times New Roman"/>
          <w:sz w:val="24"/>
          <w:szCs w:val="24"/>
        </w:rPr>
      </w:pPr>
      <w:r w:rsidRPr="00761CEB">
        <w:rPr>
          <w:rFonts w:ascii="Times New Roman" w:eastAsia="Times New Roman" w:hAnsi="Times New Roman" w:cs="Times New Roman"/>
          <w:sz w:val="24"/>
          <w:szCs w:val="24"/>
        </w:rPr>
        <w:t>Latviešu valodas un angļu valodas 2023./2023.m.g. centralizētajos eksāmenos skolēnu sniegumi pārsniedz novada vidējos rādītājus, bet ir zemāki par valstī vidējiem rādītajiem. Matemātikas eksāmenā skolēnu sniegums</w:t>
      </w:r>
      <w:r w:rsidR="00761CEB" w:rsidRPr="00761CEB">
        <w:rPr>
          <w:rFonts w:ascii="Times New Roman" w:eastAsia="Times New Roman" w:hAnsi="Times New Roman" w:cs="Times New Roman"/>
          <w:sz w:val="24"/>
          <w:szCs w:val="24"/>
        </w:rPr>
        <w:t xml:space="preserve"> ir zemāks par 2,3%  novadā un </w:t>
      </w:r>
      <w:r w:rsidRPr="00761CEB">
        <w:rPr>
          <w:rFonts w:ascii="Times New Roman" w:eastAsia="Times New Roman" w:hAnsi="Times New Roman" w:cs="Times New Roman"/>
          <w:sz w:val="24"/>
          <w:szCs w:val="24"/>
        </w:rPr>
        <w:t xml:space="preserve">19,2% valstī. </w:t>
      </w:r>
    </w:p>
    <w:p w:rsidR="00BF063C" w:rsidRDefault="005A1EE3" w:rsidP="00034EF4">
      <w:pPr>
        <w:ind w:firstLine="426"/>
        <w:jc w:val="both"/>
        <w:rPr>
          <w:rFonts w:ascii="Times New Roman" w:eastAsia="Times New Roman" w:hAnsi="Times New Roman" w:cs="Times New Roman"/>
          <w:sz w:val="24"/>
          <w:szCs w:val="24"/>
        </w:rPr>
      </w:pPr>
      <w:r w:rsidRPr="00761CEB">
        <w:rPr>
          <w:rFonts w:ascii="Times New Roman" w:eastAsia="Times New Roman" w:hAnsi="Times New Roman" w:cs="Times New Roman"/>
          <w:sz w:val="24"/>
          <w:szCs w:val="24"/>
        </w:rPr>
        <w:lastRenderedPageBreak/>
        <w:t>Valsts diagnosticējošos darbos 3. un 6.</w:t>
      </w:r>
      <w:r w:rsidR="00761CEB" w:rsidRPr="00761CEB">
        <w:rPr>
          <w:rFonts w:ascii="Times New Roman" w:eastAsia="Times New Roman" w:hAnsi="Times New Roman" w:cs="Times New Roman"/>
          <w:sz w:val="24"/>
          <w:szCs w:val="24"/>
        </w:rPr>
        <w:t xml:space="preserve"> </w:t>
      </w:r>
      <w:r w:rsidRPr="00761CEB">
        <w:rPr>
          <w:rFonts w:ascii="Times New Roman" w:eastAsia="Times New Roman" w:hAnsi="Times New Roman" w:cs="Times New Roman"/>
          <w:sz w:val="24"/>
          <w:szCs w:val="24"/>
        </w:rPr>
        <w:t xml:space="preserve">klasei salīdzinājumā ar 2021./2022. </w:t>
      </w:r>
      <w:proofErr w:type="spellStart"/>
      <w:r w:rsidRPr="00761CEB">
        <w:rPr>
          <w:rFonts w:ascii="Times New Roman" w:eastAsia="Times New Roman" w:hAnsi="Times New Roman" w:cs="Times New Roman"/>
          <w:sz w:val="24"/>
          <w:szCs w:val="24"/>
        </w:rPr>
        <w:t>m.g</w:t>
      </w:r>
      <w:proofErr w:type="spellEnd"/>
      <w:r w:rsidRPr="00761CEB">
        <w:rPr>
          <w:rFonts w:ascii="Times New Roman" w:eastAsia="Times New Roman" w:hAnsi="Times New Roman" w:cs="Times New Roman"/>
          <w:sz w:val="24"/>
          <w:szCs w:val="24"/>
        </w:rPr>
        <w:t>. skolēnu sniegumi, salīdzinot skolas rādītājus, procentuāli nedaudz samazinājušies visās klašu grupās un mācību priekšmetos. Salīdzinājumu ar novada un valsts rādītājiem nevaram veikt, jo nav pieejami dati.</w:t>
      </w:r>
    </w:p>
    <w:p w:rsidR="006A2980" w:rsidRPr="00761CEB" w:rsidRDefault="006A2980">
      <w:pPr>
        <w:ind w:left="1080"/>
        <w:jc w:val="both"/>
        <w:rPr>
          <w:rFonts w:ascii="Times New Roman" w:eastAsia="Times New Roman" w:hAnsi="Times New Roman" w:cs="Times New Roman"/>
          <w:sz w:val="24"/>
          <w:szCs w:val="24"/>
        </w:rPr>
      </w:pPr>
    </w:p>
    <w:p w:rsidR="006A2980" w:rsidRPr="00175DE6" w:rsidRDefault="005A1EE3" w:rsidP="00175DE6">
      <w:p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7.2.2. par sasniegumiem valsts pārbaudes darbos pēdējo trīs gadu laikā.  </w:t>
      </w:r>
    </w:p>
    <w:p w:rsidR="006A2980" w:rsidRDefault="006A2980" w:rsidP="006A2980">
      <w:pPr>
        <w:pStyle w:val="xmsonormal"/>
        <w:shd w:val="clear" w:color="auto" w:fill="FFFFFF"/>
        <w:spacing w:before="0" w:beforeAutospacing="0" w:after="0" w:afterAutospacing="0"/>
        <w:ind w:firstLine="425"/>
        <w:jc w:val="both"/>
        <w:rPr>
          <w:rFonts w:ascii="Calibri" w:hAnsi="Calibri" w:cs="Calibri"/>
          <w:color w:val="000000"/>
        </w:rPr>
      </w:pPr>
      <w:r>
        <w:rPr>
          <w:color w:val="000000"/>
        </w:rPr>
        <w:t>2021./2022.m.g. lielākā daļa izglītojamo prot strādāt ar doto informāciju, nolasot datus no tabulām, diagrammām; izskaidrot piedāvātās situācijas, pamatot savu viedokli.</w:t>
      </w:r>
    </w:p>
    <w:p w:rsidR="006A2980" w:rsidRDefault="006A2980" w:rsidP="006A2980">
      <w:pPr>
        <w:pStyle w:val="xmsonormal"/>
        <w:shd w:val="clear" w:color="auto" w:fill="FFFFFF"/>
        <w:spacing w:before="0" w:beforeAutospacing="0" w:after="0" w:afterAutospacing="0"/>
        <w:ind w:firstLine="425"/>
        <w:jc w:val="both"/>
        <w:rPr>
          <w:rFonts w:ascii="Calibri" w:hAnsi="Calibri" w:cs="Calibri"/>
          <w:color w:val="000000"/>
        </w:rPr>
      </w:pPr>
      <w:r>
        <w:rPr>
          <w:color w:val="000000"/>
        </w:rPr>
        <w:t>2022./2023. m. g. Valsts pārbaudes darbos Latvijas vēsturē un matemātikā un krievu valodā 9.klases skolēni būtiski augstākus vērtējumus nekā novadā un valstī. Rezultāti angļu valodā līdzinās vidējiem rādītājiem novadā un valstī. Zemāki vērtējumi nekā valstī ir latviešu valodas eksāmenā. Salīdzinājumā ar 2020./2021.m.g. diagnosticējošā darba rezultātiem vidējais vērtējums skolā valsts pārbaudes darbā latviešu valodā pieaudzis par 1.77%, tātad skolēni labāk apgūst vielu klātienes mācībās.</w:t>
      </w:r>
    </w:p>
    <w:p w:rsidR="006A2980" w:rsidRDefault="006A2980" w:rsidP="006A2980">
      <w:pPr>
        <w:pStyle w:val="xmsonormal"/>
        <w:shd w:val="clear" w:color="auto" w:fill="FFFFFF"/>
        <w:spacing w:before="0" w:beforeAutospacing="0" w:after="0" w:afterAutospacing="0"/>
        <w:ind w:firstLine="425"/>
        <w:jc w:val="both"/>
        <w:rPr>
          <w:rFonts w:ascii="Calibri" w:hAnsi="Calibri" w:cs="Calibri"/>
          <w:color w:val="000000"/>
        </w:rPr>
      </w:pPr>
      <w:r>
        <w:rPr>
          <w:color w:val="000000"/>
        </w:rPr>
        <w:t>Salīdzinājumā ar 2022./2023. m. g.  būtiski samazinājušies skolēnu sniegumi matemātikas centralizētajā eksāmenā, kurā 4 (20%) skolēni no 20 ieguva tikai  0-9% un eksāmenu nenokārtoja. Līdz ar to, skolēni atkārto mācību gadu citā izglītības iestādē.</w:t>
      </w:r>
    </w:p>
    <w:p w:rsidR="00BF063C" w:rsidRDefault="005A1EE3" w:rsidP="00175D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pPr>
        <w:ind w:left="7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7.3. Izglītības iestādes </w:t>
      </w:r>
      <w:r>
        <w:rPr>
          <w:rFonts w:ascii="Times New Roman" w:eastAsia="Times New Roman" w:hAnsi="Times New Roman" w:cs="Times New Roman"/>
          <w:b/>
          <w:sz w:val="24"/>
          <w:szCs w:val="24"/>
        </w:rPr>
        <w:t>galvenie secinājumi</w:t>
      </w:r>
      <w:r>
        <w:rPr>
          <w:rFonts w:ascii="Times New Roman" w:eastAsia="Times New Roman" w:hAnsi="Times New Roman" w:cs="Times New Roman"/>
          <w:sz w:val="24"/>
          <w:szCs w:val="24"/>
        </w:rPr>
        <w:t xml:space="preserve"> par izglītojamo sniegumu ikdienas mācībās.</w:t>
      </w:r>
    </w:p>
    <w:p w:rsidR="00BF063C" w:rsidRPr="00034EF4" w:rsidRDefault="00034EF4" w:rsidP="00034EF4">
      <w:pPr>
        <w:jc w:val="both"/>
        <w:rPr>
          <w:rFonts w:ascii="Times New Roman" w:eastAsia="Times New Roman" w:hAnsi="Times New Roman" w:cs="Times New Roman"/>
          <w:sz w:val="24"/>
          <w:szCs w:val="24"/>
        </w:rPr>
      </w:pPr>
      <w:r w:rsidRPr="00034EF4">
        <w:rPr>
          <w:rFonts w:ascii="Times New Roman" w:eastAsia="Times New Roman" w:hAnsi="Times New Roman" w:cs="Times New Roman"/>
          <w:sz w:val="24"/>
          <w:szCs w:val="24"/>
        </w:rPr>
        <w:t xml:space="preserve">Ikdienas mācību sasniegumi vērtējami optimālā līmenī. Vairāk jāpievērš uzmanība talantīgajiem bērniem, tad var cerēt uz augstākiem mācību sasniegumiem. </w:t>
      </w:r>
    </w:p>
    <w:p w:rsidR="00BF063C" w:rsidRDefault="00BF063C">
      <w:pPr>
        <w:ind w:left="420"/>
        <w:jc w:val="both"/>
        <w:rPr>
          <w:rFonts w:ascii="Times New Roman" w:eastAsia="Times New Roman" w:hAnsi="Times New Roman" w:cs="Times New Roman"/>
          <w:sz w:val="24"/>
          <w:szCs w:val="24"/>
          <w:highlight w:val="yellow"/>
        </w:rPr>
      </w:pPr>
    </w:p>
    <w:tbl>
      <w:tblPr>
        <w:tblStyle w:val="a8"/>
        <w:tblW w:w="8865" w:type="dxa"/>
        <w:tblBorders>
          <w:top w:val="nil"/>
          <w:left w:val="nil"/>
          <w:bottom w:val="nil"/>
          <w:right w:val="nil"/>
          <w:insideH w:val="nil"/>
          <w:insideV w:val="nil"/>
        </w:tblBorders>
        <w:tblLayout w:type="fixed"/>
        <w:tblLook w:val="0600" w:firstRow="0" w:lastRow="0" w:firstColumn="0" w:lastColumn="0" w:noHBand="1" w:noVBand="1"/>
      </w:tblPr>
      <w:tblGrid>
        <w:gridCol w:w="1275"/>
        <w:gridCol w:w="2640"/>
        <w:gridCol w:w="4950"/>
      </w:tblGrid>
      <w:tr w:rsidR="00BF063C" w:rsidRPr="00300DA3">
        <w:trPr>
          <w:trHeight w:val="844"/>
        </w:trPr>
        <w:tc>
          <w:tcPr>
            <w:tcW w:w="8865"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b/>
                <w:sz w:val="24"/>
                <w:szCs w:val="24"/>
              </w:rPr>
            </w:pPr>
            <w:r w:rsidRPr="00300DA3">
              <w:rPr>
                <w:rFonts w:ascii="Times New Roman" w:eastAsia="Times New Roman" w:hAnsi="Times New Roman" w:cs="Times New Roman"/>
                <w:b/>
                <w:sz w:val="24"/>
                <w:szCs w:val="24"/>
              </w:rPr>
              <w:t>Izglītojamo vidējie statistiskie mācību rezultāti ikdienas izglītības procesā 2022./2023.māc.g.</w:t>
            </w:r>
          </w:p>
        </w:tc>
      </w:tr>
      <w:tr w:rsidR="00BF063C" w:rsidRPr="00300DA3">
        <w:trPr>
          <w:trHeight w:val="1080"/>
        </w:trPr>
        <w:tc>
          <w:tcPr>
            <w:tcW w:w="127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Klašu grupa</w:t>
            </w:r>
          </w:p>
        </w:tc>
        <w:tc>
          <w:tcPr>
            <w:tcW w:w="26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Izglītojamo kopējais skaits klašu grupā</w:t>
            </w:r>
          </w:p>
        </w:tc>
        <w:tc>
          <w:tcPr>
            <w:tcW w:w="49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both"/>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 xml:space="preserve"> Vidējie statistiskie ikdienas mācību sasniegumi </w:t>
            </w:r>
            <w:proofErr w:type="spellStart"/>
            <w:r w:rsidRPr="00300DA3">
              <w:rPr>
                <w:rFonts w:ascii="Times New Roman" w:eastAsia="Times New Roman" w:hAnsi="Times New Roman" w:cs="Times New Roman"/>
                <w:sz w:val="24"/>
                <w:szCs w:val="24"/>
              </w:rPr>
              <w:t>summatīvajos</w:t>
            </w:r>
            <w:proofErr w:type="spellEnd"/>
            <w:r w:rsidRPr="00300DA3">
              <w:rPr>
                <w:rFonts w:ascii="Times New Roman" w:eastAsia="Times New Roman" w:hAnsi="Times New Roman" w:cs="Times New Roman"/>
                <w:sz w:val="24"/>
                <w:szCs w:val="24"/>
              </w:rPr>
              <w:t xml:space="preserve"> vērtējumos klašu grupā</w:t>
            </w:r>
          </w:p>
        </w:tc>
      </w:tr>
      <w:tr w:rsidR="00BF063C" w:rsidRPr="00300DA3">
        <w:trPr>
          <w:trHeight w:val="497"/>
        </w:trPr>
        <w:tc>
          <w:tcPr>
            <w:tcW w:w="127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both"/>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4.-9.klase</w:t>
            </w:r>
          </w:p>
        </w:tc>
        <w:tc>
          <w:tcPr>
            <w:tcW w:w="26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136</w:t>
            </w:r>
          </w:p>
        </w:tc>
        <w:tc>
          <w:tcPr>
            <w:tcW w:w="49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7,06</w:t>
            </w:r>
          </w:p>
        </w:tc>
      </w:tr>
    </w:tbl>
    <w:p w:rsidR="00BF063C" w:rsidRPr="00300DA3" w:rsidRDefault="00BF063C">
      <w:pPr>
        <w:ind w:left="420"/>
        <w:jc w:val="both"/>
        <w:rPr>
          <w:rFonts w:ascii="Times New Roman" w:eastAsia="Times New Roman" w:hAnsi="Times New Roman" w:cs="Times New Roman"/>
          <w:sz w:val="24"/>
          <w:szCs w:val="24"/>
          <w:highlight w:val="yellow"/>
        </w:rPr>
      </w:pPr>
    </w:p>
    <w:p w:rsidR="00BF063C" w:rsidRPr="00300DA3" w:rsidRDefault="00BF063C">
      <w:pPr>
        <w:spacing w:before="240"/>
        <w:jc w:val="both"/>
        <w:rPr>
          <w:rFonts w:ascii="Times New Roman" w:eastAsia="Times New Roman" w:hAnsi="Times New Roman" w:cs="Times New Roman"/>
          <w:sz w:val="24"/>
          <w:szCs w:val="24"/>
        </w:rPr>
      </w:pPr>
    </w:p>
    <w:tbl>
      <w:tblPr>
        <w:tblStyle w:val="a9"/>
        <w:tblW w:w="8865" w:type="dxa"/>
        <w:tblBorders>
          <w:top w:val="nil"/>
          <w:left w:val="nil"/>
          <w:bottom w:val="nil"/>
          <w:right w:val="nil"/>
          <w:insideH w:val="nil"/>
          <w:insideV w:val="nil"/>
        </w:tblBorders>
        <w:tblLayout w:type="fixed"/>
        <w:tblLook w:val="0600" w:firstRow="0" w:lastRow="0" w:firstColumn="0" w:lastColumn="0" w:noHBand="1" w:noVBand="1"/>
      </w:tblPr>
      <w:tblGrid>
        <w:gridCol w:w="1245"/>
        <w:gridCol w:w="2010"/>
        <w:gridCol w:w="5610"/>
      </w:tblGrid>
      <w:tr w:rsidR="00BF063C" w:rsidRPr="00300DA3">
        <w:trPr>
          <w:trHeight w:val="1110"/>
        </w:trPr>
        <w:tc>
          <w:tcPr>
            <w:tcW w:w="1245" w:type="dxa"/>
            <w:vMerge w:val="restart"/>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BF063C" w:rsidRPr="00300DA3" w:rsidRDefault="005A1EE3">
            <w:pPr>
              <w:spacing w:before="240" w:after="240"/>
              <w:jc w:val="both"/>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 xml:space="preserve"> </w:t>
            </w:r>
          </w:p>
          <w:p w:rsidR="00BF063C" w:rsidRPr="00300DA3" w:rsidRDefault="005A1EE3">
            <w:pPr>
              <w:spacing w:before="240" w:after="240"/>
              <w:jc w:val="center"/>
              <w:rPr>
                <w:rFonts w:ascii="Times New Roman" w:eastAsia="Times New Roman" w:hAnsi="Times New Roman" w:cs="Times New Roman"/>
                <w:b/>
                <w:sz w:val="24"/>
                <w:szCs w:val="24"/>
              </w:rPr>
            </w:pPr>
            <w:r w:rsidRPr="00300DA3">
              <w:rPr>
                <w:rFonts w:ascii="Times New Roman" w:eastAsia="Times New Roman" w:hAnsi="Times New Roman" w:cs="Times New Roman"/>
                <w:b/>
                <w:sz w:val="24"/>
                <w:szCs w:val="24"/>
              </w:rPr>
              <w:t>Klašu grupa</w:t>
            </w:r>
          </w:p>
        </w:tc>
        <w:tc>
          <w:tcPr>
            <w:tcW w:w="7620"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BF063C" w:rsidRPr="00300DA3" w:rsidRDefault="005A1EE3">
            <w:pPr>
              <w:spacing w:before="240" w:after="240"/>
              <w:jc w:val="both"/>
              <w:rPr>
                <w:rFonts w:ascii="Times New Roman" w:eastAsia="Times New Roman" w:hAnsi="Times New Roman" w:cs="Times New Roman"/>
                <w:b/>
                <w:sz w:val="24"/>
                <w:szCs w:val="24"/>
              </w:rPr>
            </w:pPr>
            <w:r w:rsidRPr="00300DA3">
              <w:rPr>
                <w:rFonts w:ascii="Times New Roman" w:eastAsia="Times New Roman" w:hAnsi="Times New Roman" w:cs="Times New Roman"/>
                <w:b/>
                <w:sz w:val="24"/>
                <w:szCs w:val="24"/>
              </w:rPr>
              <w:t xml:space="preserve">Izglītojamo skaits % no kopējā izglītojamo skaita ar augstiem vidējiem statistiskajiem ikdienas mācību sasniegumiem </w:t>
            </w:r>
            <w:proofErr w:type="spellStart"/>
            <w:r w:rsidRPr="00300DA3">
              <w:rPr>
                <w:rFonts w:ascii="Times New Roman" w:eastAsia="Times New Roman" w:hAnsi="Times New Roman" w:cs="Times New Roman"/>
                <w:b/>
                <w:sz w:val="24"/>
                <w:szCs w:val="24"/>
              </w:rPr>
              <w:t>summatīvajos</w:t>
            </w:r>
            <w:proofErr w:type="spellEnd"/>
            <w:r w:rsidRPr="00300DA3">
              <w:rPr>
                <w:rFonts w:ascii="Times New Roman" w:eastAsia="Times New Roman" w:hAnsi="Times New Roman" w:cs="Times New Roman"/>
                <w:b/>
                <w:sz w:val="24"/>
                <w:szCs w:val="24"/>
              </w:rPr>
              <w:t xml:space="preserve"> vērtējumos (vidēji – 7,5 balles un augstāk, 1.-3.klasē pad</w:t>
            </w:r>
            <w:r w:rsidR="00761CEB" w:rsidRPr="00300DA3">
              <w:rPr>
                <w:rFonts w:ascii="Times New Roman" w:eastAsia="Times New Roman" w:hAnsi="Times New Roman" w:cs="Times New Roman"/>
                <w:b/>
                <w:sz w:val="24"/>
                <w:szCs w:val="24"/>
              </w:rPr>
              <w:t xml:space="preserve">ziļināti apguvis) 2022./2023. </w:t>
            </w:r>
            <w:proofErr w:type="spellStart"/>
            <w:r w:rsidR="00761CEB" w:rsidRPr="00300DA3">
              <w:rPr>
                <w:rFonts w:ascii="Times New Roman" w:eastAsia="Times New Roman" w:hAnsi="Times New Roman" w:cs="Times New Roman"/>
                <w:b/>
                <w:sz w:val="24"/>
                <w:szCs w:val="24"/>
              </w:rPr>
              <w:t>m.</w:t>
            </w:r>
            <w:r w:rsidRPr="00300DA3">
              <w:rPr>
                <w:rFonts w:ascii="Times New Roman" w:eastAsia="Times New Roman" w:hAnsi="Times New Roman" w:cs="Times New Roman"/>
                <w:b/>
                <w:sz w:val="24"/>
                <w:szCs w:val="24"/>
              </w:rPr>
              <w:t>g</w:t>
            </w:r>
            <w:proofErr w:type="spellEnd"/>
            <w:r w:rsidRPr="00300DA3">
              <w:rPr>
                <w:rFonts w:ascii="Times New Roman" w:eastAsia="Times New Roman" w:hAnsi="Times New Roman" w:cs="Times New Roman"/>
                <w:b/>
                <w:sz w:val="24"/>
                <w:szCs w:val="24"/>
              </w:rPr>
              <w:t>.</w:t>
            </w:r>
          </w:p>
        </w:tc>
      </w:tr>
      <w:tr w:rsidR="00BF063C" w:rsidRPr="00300DA3">
        <w:trPr>
          <w:trHeight w:val="1659"/>
        </w:trPr>
        <w:tc>
          <w:tcPr>
            <w:tcW w:w="124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F063C" w:rsidRPr="00300DA3" w:rsidRDefault="00BF063C">
            <w:pPr>
              <w:widowControl w:val="0"/>
              <w:pBdr>
                <w:top w:val="nil"/>
                <w:left w:val="nil"/>
                <w:bottom w:val="nil"/>
                <w:right w:val="nil"/>
                <w:between w:val="nil"/>
              </w:pBdr>
              <w:rPr>
                <w:rFonts w:ascii="Times New Roman" w:eastAsia="Times New Roman" w:hAnsi="Times New Roman" w:cs="Times New Roman"/>
                <w:sz w:val="24"/>
                <w:szCs w:val="24"/>
              </w:rPr>
            </w:pPr>
          </w:p>
        </w:tc>
        <w:tc>
          <w:tcPr>
            <w:tcW w:w="20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Izglītojamo kopējais skaits klašu grupā</w:t>
            </w:r>
          </w:p>
        </w:tc>
        <w:tc>
          <w:tcPr>
            <w:tcW w:w="56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both"/>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 xml:space="preserve">Izglītojamo skaits % no kopējā izglītojamo skaita, kuriem vidējie ikdienas mācību sasniegumi statistiski </w:t>
            </w:r>
            <w:proofErr w:type="spellStart"/>
            <w:r w:rsidRPr="00300DA3">
              <w:rPr>
                <w:rFonts w:ascii="Times New Roman" w:eastAsia="Times New Roman" w:hAnsi="Times New Roman" w:cs="Times New Roman"/>
                <w:sz w:val="24"/>
                <w:szCs w:val="24"/>
              </w:rPr>
              <w:t>summatīvajos</w:t>
            </w:r>
            <w:proofErr w:type="spellEnd"/>
            <w:r w:rsidRPr="00300DA3">
              <w:rPr>
                <w:rFonts w:ascii="Times New Roman" w:eastAsia="Times New Roman" w:hAnsi="Times New Roman" w:cs="Times New Roman"/>
                <w:sz w:val="24"/>
                <w:szCs w:val="24"/>
              </w:rPr>
              <w:t xml:space="preserve"> vērtējumos ir 7,5 un augstāk vai padziļināti apguvis 1.-3.klasē</w:t>
            </w:r>
          </w:p>
        </w:tc>
      </w:tr>
      <w:tr w:rsidR="00BF063C" w:rsidRPr="00300DA3">
        <w:trPr>
          <w:trHeight w:val="285"/>
        </w:trPr>
        <w:tc>
          <w:tcPr>
            <w:tcW w:w="124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both"/>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1.-3.klase</w:t>
            </w:r>
          </w:p>
        </w:tc>
        <w:tc>
          <w:tcPr>
            <w:tcW w:w="20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95</w:t>
            </w:r>
          </w:p>
        </w:tc>
        <w:tc>
          <w:tcPr>
            <w:tcW w:w="56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15,78%</w:t>
            </w:r>
          </w:p>
        </w:tc>
      </w:tr>
      <w:tr w:rsidR="00BF063C" w:rsidRPr="00300DA3">
        <w:trPr>
          <w:trHeight w:val="285"/>
        </w:trPr>
        <w:tc>
          <w:tcPr>
            <w:tcW w:w="124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both"/>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4.-9.klase</w:t>
            </w:r>
          </w:p>
        </w:tc>
        <w:tc>
          <w:tcPr>
            <w:tcW w:w="20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136</w:t>
            </w:r>
          </w:p>
        </w:tc>
        <w:tc>
          <w:tcPr>
            <w:tcW w:w="56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35,29%</w:t>
            </w:r>
          </w:p>
        </w:tc>
      </w:tr>
    </w:tbl>
    <w:p w:rsidR="00BF063C" w:rsidRPr="00300DA3" w:rsidRDefault="005A1EE3">
      <w:pPr>
        <w:spacing w:before="240"/>
        <w:jc w:val="both"/>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 xml:space="preserve"> </w:t>
      </w:r>
    </w:p>
    <w:tbl>
      <w:tblPr>
        <w:tblStyle w:val="aa"/>
        <w:tblW w:w="8850" w:type="dxa"/>
        <w:tblBorders>
          <w:top w:val="nil"/>
          <w:left w:val="nil"/>
          <w:bottom w:val="nil"/>
          <w:right w:val="nil"/>
          <w:insideH w:val="nil"/>
          <w:insideV w:val="nil"/>
        </w:tblBorders>
        <w:tblLayout w:type="fixed"/>
        <w:tblLook w:val="0600" w:firstRow="0" w:lastRow="0" w:firstColumn="0" w:lastColumn="0" w:noHBand="1" w:noVBand="1"/>
      </w:tblPr>
      <w:tblGrid>
        <w:gridCol w:w="1170"/>
        <w:gridCol w:w="1485"/>
        <w:gridCol w:w="1770"/>
        <w:gridCol w:w="1170"/>
        <w:gridCol w:w="1485"/>
        <w:gridCol w:w="1770"/>
      </w:tblGrid>
      <w:tr w:rsidR="00BF063C" w:rsidRPr="00300DA3" w:rsidTr="00752875">
        <w:trPr>
          <w:trHeight w:val="840"/>
        </w:trPr>
        <w:tc>
          <w:tcPr>
            <w:tcW w:w="4425"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rsidR="00BF063C" w:rsidRPr="00300DA3" w:rsidRDefault="005A1EE3" w:rsidP="00752875">
            <w:pPr>
              <w:widowControl w:val="0"/>
              <w:pBdr>
                <w:top w:val="nil"/>
                <w:left w:val="nil"/>
                <w:bottom w:val="nil"/>
                <w:right w:val="nil"/>
                <w:between w:val="nil"/>
              </w:pBdr>
              <w:jc w:val="center"/>
              <w:rPr>
                <w:rFonts w:ascii="Times New Roman" w:eastAsia="Times New Roman" w:hAnsi="Times New Roman" w:cs="Times New Roman"/>
                <w:b/>
                <w:sz w:val="24"/>
                <w:szCs w:val="24"/>
              </w:rPr>
            </w:pPr>
            <w:r w:rsidRPr="00300DA3">
              <w:rPr>
                <w:rFonts w:ascii="Times New Roman" w:eastAsia="Times New Roman" w:hAnsi="Times New Roman" w:cs="Times New Roman"/>
                <w:b/>
                <w:sz w:val="24"/>
                <w:szCs w:val="24"/>
              </w:rPr>
              <w:t>Izglītojamo vidējie statistiskie</w:t>
            </w:r>
            <w:r w:rsidR="00752875" w:rsidRPr="00300DA3">
              <w:rPr>
                <w:rFonts w:ascii="Times New Roman" w:eastAsia="Times New Roman" w:hAnsi="Times New Roman" w:cs="Times New Roman"/>
                <w:b/>
                <w:sz w:val="24"/>
                <w:szCs w:val="24"/>
              </w:rPr>
              <w:t xml:space="preserve"> mācību rezultāti 2021./2022.m</w:t>
            </w:r>
            <w:r w:rsidRPr="00300DA3">
              <w:rPr>
                <w:rFonts w:ascii="Times New Roman" w:eastAsia="Times New Roman" w:hAnsi="Times New Roman" w:cs="Times New Roman"/>
                <w:b/>
                <w:sz w:val="24"/>
                <w:szCs w:val="24"/>
              </w:rPr>
              <w:t>.g. noslēgumā (gadā)</w:t>
            </w:r>
          </w:p>
        </w:tc>
        <w:tc>
          <w:tcPr>
            <w:tcW w:w="4425"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b/>
                <w:sz w:val="24"/>
                <w:szCs w:val="24"/>
              </w:rPr>
            </w:pPr>
            <w:r w:rsidRPr="00300DA3">
              <w:rPr>
                <w:rFonts w:ascii="Times New Roman" w:eastAsia="Times New Roman" w:hAnsi="Times New Roman" w:cs="Times New Roman"/>
                <w:b/>
                <w:sz w:val="24"/>
                <w:szCs w:val="24"/>
              </w:rPr>
              <w:t>Izglītojamo vidējie statistiskie mācību rezultāti 2022./2023.māc.g. noslēgumā (gadā)</w:t>
            </w:r>
          </w:p>
        </w:tc>
      </w:tr>
      <w:tr w:rsidR="00BF063C" w:rsidRPr="00300DA3">
        <w:trPr>
          <w:trHeight w:val="3330"/>
        </w:trPr>
        <w:tc>
          <w:tcPr>
            <w:tcW w:w="117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Klašu grupa</w:t>
            </w:r>
          </w:p>
        </w:tc>
        <w:tc>
          <w:tcPr>
            <w:tcW w:w="1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Vidējie mācību rezultāti klašu grupā (1.-3.</w:t>
            </w:r>
            <w:r w:rsidR="00752875" w:rsidRPr="00300DA3">
              <w:rPr>
                <w:rFonts w:ascii="Times New Roman" w:eastAsia="Times New Roman" w:hAnsi="Times New Roman" w:cs="Times New Roman"/>
                <w:sz w:val="24"/>
                <w:szCs w:val="24"/>
              </w:rPr>
              <w:t xml:space="preserve"> </w:t>
            </w:r>
            <w:r w:rsidRPr="00300DA3">
              <w:rPr>
                <w:rFonts w:ascii="Times New Roman" w:eastAsia="Times New Roman" w:hAnsi="Times New Roman" w:cs="Times New Roman"/>
                <w:sz w:val="24"/>
                <w:szCs w:val="24"/>
              </w:rPr>
              <w:t>klasei dati nav jānorāda)</w:t>
            </w:r>
          </w:p>
        </w:tc>
        <w:tc>
          <w:tcPr>
            <w:tcW w:w="17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Izglītojamo skaits klašu grupā %  no kopējā izglītojamo skaita, kuri mācībās saņēmuši vienu vai vairākus vērtējumus (1-3 balles vai “</w:t>
            </w:r>
            <w:r w:rsidRPr="00300DA3">
              <w:rPr>
                <w:rFonts w:ascii="Times New Roman" w:eastAsia="Times New Roman" w:hAnsi="Times New Roman" w:cs="Times New Roman"/>
                <w:sz w:val="24"/>
                <w:szCs w:val="24"/>
                <w:u w:val="single"/>
              </w:rPr>
              <w:t>sācis apgūt”</w:t>
            </w:r>
            <w:r w:rsidRPr="00300DA3">
              <w:rPr>
                <w:rFonts w:ascii="Times New Roman" w:eastAsia="Times New Roman" w:hAnsi="Times New Roman" w:cs="Times New Roman"/>
                <w:sz w:val="24"/>
                <w:szCs w:val="24"/>
              </w:rPr>
              <w:t>)</w:t>
            </w:r>
          </w:p>
        </w:tc>
        <w:tc>
          <w:tcPr>
            <w:tcW w:w="11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Klašu grupa</w:t>
            </w:r>
          </w:p>
        </w:tc>
        <w:tc>
          <w:tcPr>
            <w:tcW w:w="1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Vidējie mācību rezultāti klašu grupā (1.-3.klasei dati nav jānorāda)</w:t>
            </w:r>
          </w:p>
        </w:tc>
        <w:tc>
          <w:tcPr>
            <w:tcW w:w="17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Izglītojamo skaits klašu grupā %  no kopējā izglītojamo skaita, kuri mācībās saņēmuši vienu vai vairākus vērtējumus (1-3 balles vai “</w:t>
            </w:r>
            <w:r w:rsidRPr="00300DA3">
              <w:rPr>
                <w:rFonts w:ascii="Times New Roman" w:eastAsia="Times New Roman" w:hAnsi="Times New Roman" w:cs="Times New Roman"/>
                <w:sz w:val="24"/>
                <w:szCs w:val="24"/>
                <w:u w:val="single"/>
              </w:rPr>
              <w:t>sācis apgūt”</w:t>
            </w:r>
            <w:r w:rsidRPr="00300DA3">
              <w:rPr>
                <w:rFonts w:ascii="Times New Roman" w:eastAsia="Times New Roman" w:hAnsi="Times New Roman" w:cs="Times New Roman"/>
                <w:sz w:val="24"/>
                <w:szCs w:val="24"/>
              </w:rPr>
              <w:t>)</w:t>
            </w:r>
          </w:p>
        </w:tc>
      </w:tr>
      <w:tr w:rsidR="00BF063C" w:rsidRPr="00300DA3">
        <w:trPr>
          <w:trHeight w:val="285"/>
        </w:trPr>
        <w:tc>
          <w:tcPr>
            <w:tcW w:w="117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1.-3.klase</w:t>
            </w:r>
          </w:p>
        </w:tc>
        <w:tc>
          <w:tcPr>
            <w:tcW w:w="1485" w:type="dxa"/>
            <w:tcBorders>
              <w:top w:val="nil"/>
              <w:left w:val="nil"/>
              <w:bottom w:val="single" w:sz="5" w:space="0" w:color="000000"/>
              <w:right w:val="single" w:sz="5" w:space="0" w:color="000000"/>
            </w:tcBorders>
            <w:shd w:val="clear" w:color="auto" w:fill="B7B7B7"/>
            <w:tcMar>
              <w:top w:w="0" w:type="dxa"/>
              <w:left w:w="100" w:type="dxa"/>
              <w:bottom w:w="0" w:type="dxa"/>
              <w:right w:w="100" w:type="dxa"/>
            </w:tcMar>
          </w:tcPr>
          <w:p w:rsidR="00BF063C" w:rsidRPr="00300DA3" w:rsidRDefault="00BF063C">
            <w:pPr>
              <w:spacing w:before="240"/>
              <w:jc w:val="center"/>
              <w:rPr>
                <w:rFonts w:ascii="Times New Roman" w:eastAsia="Times New Roman" w:hAnsi="Times New Roman" w:cs="Times New Roman"/>
                <w:sz w:val="24"/>
                <w:szCs w:val="24"/>
              </w:rPr>
            </w:pPr>
          </w:p>
        </w:tc>
        <w:tc>
          <w:tcPr>
            <w:tcW w:w="17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1,64%</w:t>
            </w:r>
          </w:p>
        </w:tc>
        <w:tc>
          <w:tcPr>
            <w:tcW w:w="11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1.-3.klase</w:t>
            </w:r>
          </w:p>
        </w:tc>
        <w:tc>
          <w:tcPr>
            <w:tcW w:w="1485" w:type="dxa"/>
            <w:tcBorders>
              <w:top w:val="nil"/>
              <w:left w:val="nil"/>
              <w:bottom w:val="single" w:sz="5" w:space="0" w:color="000000"/>
              <w:right w:val="single" w:sz="5" w:space="0" w:color="000000"/>
            </w:tcBorders>
            <w:shd w:val="clear" w:color="auto" w:fill="B7B7B7"/>
            <w:tcMar>
              <w:top w:w="0" w:type="dxa"/>
              <w:left w:w="100" w:type="dxa"/>
              <w:bottom w:w="0" w:type="dxa"/>
              <w:right w:w="100" w:type="dxa"/>
            </w:tcMar>
          </w:tcPr>
          <w:p w:rsidR="00BF063C" w:rsidRPr="00300DA3" w:rsidRDefault="00BF063C">
            <w:pPr>
              <w:spacing w:before="240"/>
              <w:jc w:val="center"/>
              <w:rPr>
                <w:rFonts w:ascii="Times New Roman" w:eastAsia="Times New Roman" w:hAnsi="Times New Roman" w:cs="Times New Roman"/>
                <w:sz w:val="24"/>
                <w:szCs w:val="24"/>
              </w:rPr>
            </w:pPr>
          </w:p>
        </w:tc>
        <w:tc>
          <w:tcPr>
            <w:tcW w:w="17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3,16%</w:t>
            </w:r>
          </w:p>
        </w:tc>
      </w:tr>
      <w:tr w:rsidR="00BF063C" w:rsidRPr="00300DA3">
        <w:trPr>
          <w:trHeight w:val="285"/>
        </w:trPr>
        <w:tc>
          <w:tcPr>
            <w:tcW w:w="117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4.-9.klase</w:t>
            </w:r>
          </w:p>
        </w:tc>
        <w:tc>
          <w:tcPr>
            <w:tcW w:w="1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7,32</w:t>
            </w:r>
          </w:p>
        </w:tc>
        <w:tc>
          <w:tcPr>
            <w:tcW w:w="17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2,86%</w:t>
            </w:r>
          </w:p>
        </w:tc>
        <w:tc>
          <w:tcPr>
            <w:tcW w:w="11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4.-6.klase</w:t>
            </w:r>
          </w:p>
        </w:tc>
        <w:tc>
          <w:tcPr>
            <w:tcW w:w="1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7,03</w:t>
            </w:r>
          </w:p>
        </w:tc>
        <w:tc>
          <w:tcPr>
            <w:tcW w:w="17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BF063C" w:rsidRPr="00300DA3" w:rsidRDefault="005A1EE3">
            <w:pPr>
              <w:spacing w:before="240" w:after="240"/>
              <w:jc w:val="center"/>
              <w:rPr>
                <w:rFonts w:ascii="Times New Roman" w:eastAsia="Times New Roman" w:hAnsi="Times New Roman" w:cs="Times New Roman"/>
                <w:sz w:val="24"/>
                <w:szCs w:val="24"/>
              </w:rPr>
            </w:pPr>
            <w:r w:rsidRPr="00300DA3">
              <w:rPr>
                <w:rFonts w:ascii="Times New Roman" w:eastAsia="Times New Roman" w:hAnsi="Times New Roman" w:cs="Times New Roman"/>
                <w:sz w:val="24"/>
                <w:szCs w:val="24"/>
              </w:rPr>
              <w:t>5,15%</w:t>
            </w:r>
          </w:p>
        </w:tc>
      </w:tr>
    </w:tbl>
    <w:p w:rsidR="00BF063C" w:rsidRPr="00752875" w:rsidRDefault="005A1EE3">
      <w:pPr>
        <w:spacing w:before="240" w:after="240"/>
        <w:jc w:val="both"/>
        <w:rPr>
          <w:rFonts w:ascii="Times New Roman" w:eastAsia="Times New Roman" w:hAnsi="Times New Roman" w:cs="Times New Roman"/>
          <w:sz w:val="24"/>
          <w:szCs w:val="24"/>
        </w:rPr>
      </w:pPr>
      <w:r w:rsidRPr="00752875">
        <w:rPr>
          <w:rFonts w:ascii="Times New Roman" w:eastAsia="Times New Roman" w:hAnsi="Times New Roman" w:cs="Times New Roman"/>
          <w:sz w:val="24"/>
          <w:szCs w:val="24"/>
        </w:rPr>
        <w:t>Secinājumi:</w:t>
      </w:r>
      <w:r w:rsidRPr="00752875">
        <w:rPr>
          <w:rFonts w:ascii="Times New Roman" w:eastAsia="Times New Roman" w:hAnsi="Times New Roman" w:cs="Times New Roman"/>
          <w:sz w:val="14"/>
          <w:szCs w:val="14"/>
        </w:rPr>
        <w:t xml:space="preserve"> </w:t>
      </w:r>
      <w:r w:rsidRPr="00752875">
        <w:rPr>
          <w:rFonts w:ascii="Times New Roman" w:eastAsia="Times New Roman" w:hAnsi="Times New Roman" w:cs="Times New Roman"/>
          <w:sz w:val="24"/>
          <w:szCs w:val="24"/>
        </w:rPr>
        <w:t xml:space="preserve">Attālinātā mācīšanās </w:t>
      </w:r>
      <w:proofErr w:type="spellStart"/>
      <w:r w:rsidRPr="00752875">
        <w:rPr>
          <w:rFonts w:ascii="Times New Roman" w:eastAsia="Times New Roman" w:hAnsi="Times New Roman" w:cs="Times New Roman"/>
          <w:sz w:val="24"/>
          <w:szCs w:val="24"/>
        </w:rPr>
        <w:t>Covid</w:t>
      </w:r>
      <w:proofErr w:type="spellEnd"/>
      <w:r w:rsidRPr="00752875">
        <w:rPr>
          <w:rFonts w:ascii="Times New Roman" w:eastAsia="Times New Roman" w:hAnsi="Times New Roman" w:cs="Times New Roman"/>
          <w:sz w:val="24"/>
          <w:szCs w:val="24"/>
        </w:rPr>
        <w:t xml:space="preserve"> pandēmijas laikā izgaismoja atsevišķu izglītojamo ikdienas mācību sasniegumu problēmas- motivācijas trūkumu, nevēlēšanos mācīties pēc savām spējām, pusaudžu </w:t>
      </w:r>
      <w:proofErr w:type="spellStart"/>
      <w:r w:rsidRPr="00752875">
        <w:rPr>
          <w:rFonts w:ascii="Times New Roman" w:eastAsia="Times New Roman" w:hAnsi="Times New Roman" w:cs="Times New Roman"/>
          <w:sz w:val="24"/>
          <w:szCs w:val="24"/>
        </w:rPr>
        <w:t>vecumproblēmas</w:t>
      </w:r>
      <w:proofErr w:type="spellEnd"/>
      <w:r w:rsidRPr="00752875">
        <w:rPr>
          <w:rFonts w:ascii="Times New Roman" w:eastAsia="Times New Roman" w:hAnsi="Times New Roman" w:cs="Times New Roman"/>
          <w:sz w:val="24"/>
          <w:szCs w:val="24"/>
        </w:rPr>
        <w:t>, psiholoģiskās problēmas, atkarības problēmas, arī vecāku neizpratni un nevēlēšanos iesaistīties skolas dzīvē.</w:t>
      </w:r>
    </w:p>
    <w:p w:rsidR="00BF063C" w:rsidRPr="00752875" w:rsidRDefault="005A1EE3">
      <w:pPr>
        <w:spacing w:before="240" w:after="240"/>
        <w:jc w:val="both"/>
        <w:rPr>
          <w:rFonts w:ascii="Times New Roman" w:eastAsia="Times New Roman" w:hAnsi="Times New Roman" w:cs="Times New Roman"/>
          <w:sz w:val="24"/>
          <w:szCs w:val="24"/>
          <w:u w:val="single"/>
        </w:rPr>
      </w:pPr>
      <w:r w:rsidRPr="00752875">
        <w:rPr>
          <w:rFonts w:ascii="Times New Roman" w:eastAsia="Times New Roman" w:hAnsi="Times New Roman" w:cs="Times New Roman"/>
          <w:sz w:val="24"/>
          <w:szCs w:val="24"/>
        </w:rPr>
        <w:t xml:space="preserve">Nepieciešamie uzlabojumi: Palielināt </w:t>
      </w:r>
      <w:proofErr w:type="spellStart"/>
      <w:r w:rsidRPr="00752875">
        <w:rPr>
          <w:rFonts w:ascii="Times New Roman" w:eastAsia="Times New Roman" w:hAnsi="Times New Roman" w:cs="Times New Roman"/>
          <w:sz w:val="24"/>
          <w:szCs w:val="24"/>
        </w:rPr>
        <w:t>formatīvās</w:t>
      </w:r>
      <w:proofErr w:type="spellEnd"/>
      <w:r w:rsidRPr="00752875">
        <w:rPr>
          <w:rFonts w:ascii="Times New Roman" w:eastAsia="Times New Roman" w:hAnsi="Times New Roman" w:cs="Times New Roman"/>
          <w:sz w:val="24"/>
          <w:szCs w:val="24"/>
        </w:rPr>
        <w:t xml:space="preserve"> vērtēšanas un atgriezeniskās saites nozīmīgumu izglītojamo mācību sasniegumu paaugstināšanā. Rūpīgi sekot katra izglītojamā </w:t>
      </w:r>
      <w:r w:rsidRPr="00752875">
        <w:rPr>
          <w:rFonts w:ascii="Times New Roman" w:eastAsia="Times New Roman" w:hAnsi="Times New Roman" w:cs="Times New Roman"/>
          <w:sz w:val="24"/>
          <w:szCs w:val="24"/>
        </w:rPr>
        <w:lastRenderedPageBreak/>
        <w:t>individuālajām mācīšanās vajadzībām un rezultātiem, laicīgi pamanot grūtības un sniedzot adekvātu atbalstu. Pedagogiem kursos, semināros, jomu sanāksmēs iegūtās zināšanas izmantot mācību procesā. Sekmēt pieredzes apmaiņu starp pedagogiem</w:t>
      </w:r>
      <w:r w:rsidR="00752875" w:rsidRPr="00752875">
        <w:rPr>
          <w:rFonts w:ascii="Times New Roman" w:eastAsia="Times New Roman" w:hAnsi="Times New Roman" w:cs="Times New Roman"/>
          <w:sz w:val="24"/>
          <w:szCs w:val="24"/>
        </w:rPr>
        <w:t>.</w:t>
      </w:r>
    </w:p>
    <w:p w:rsidR="00BF063C" w:rsidRDefault="005A1EE3">
      <w:pPr>
        <w:spacing w:before="240" w:after="240"/>
        <w:jc w:val="both"/>
        <w:rPr>
          <w:rFonts w:ascii="Times New Roman" w:eastAsia="Times New Roman" w:hAnsi="Times New Roman" w:cs="Times New Roman"/>
          <w:color w:val="00B050"/>
          <w:sz w:val="24"/>
          <w:szCs w:val="24"/>
        </w:rPr>
      </w:pPr>
      <w:r>
        <w:rPr>
          <w:rFonts w:ascii="Times New Roman" w:eastAsia="Times New Roman" w:hAnsi="Times New Roman" w:cs="Times New Roman"/>
          <w:color w:val="00B050"/>
          <w:sz w:val="24"/>
          <w:szCs w:val="24"/>
        </w:rPr>
        <w:t xml:space="preserve"> </w:t>
      </w:r>
    </w:p>
    <w:p w:rsidR="00BF063C" w:rsidRDefault="00BF063C">
      <w:pPr>
        <w:spacing w:before="240"/>
        <w:jc w:val="both"/>
        <w:rPr>
          <w:rFonts w:ascii="Times New Roman" w:eastAsia="Times New Roman" w:hAnsi="Times New Roman" w:cs="Times New Roman"/>
          <w:sz w:val="24"/>
          <w:szCs w:val="24"/>
        </w:rPr>
      </w:pP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BF063C">
      <w:pPr>
        <w:rPr>
          <w:rFonts w:ascii="Times New Roman" w:eastAsia="Times New Roman" w:hAnsi="Times New Roman" w:cs="Times New Roman"/>
        </w:rPr>
      </w:pP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after="240"/>
        <w:ind w:left="16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175DE6" w:rsidRDefault="00175DE6">
      <w:pPr>
        <w:rPr>
          <w:rFonts w:ascii="Times New Roman" w:eastAsia="Times New Roman" w:hAnsi="Times New Roman" w:cs="Times New Roman"/>
          <w:b/>
          <w:sz w:val="48"/>
          <w:szCs w:val="48"/>
        </w:rPr>
      </w:pPr>
      <w:r>
        <w:rPr>
          <w:rFonts w:ascii="Times New Roman" w:eastAsia="Times New Roman" w:hAnsi="Times New Roman" w:cs="Times New Roman"/>
          <w:b/>
          <w:sz w:val="48"/>
          <w:szCs w:val="48"/>
        </w:rPr>
        <w:br w:type="page"/>
      </w:r>
    </w:p>
    <w:p w:rsidR="00175DE6" w:rsidRDefault="00175DE6">
      <w:pPr>
        <w:shd w:val="clear" w:color="auto" w:fill="FFFFFF"/>
        <w:spacing w:before="240"/>
        <w:jc w:val="center"/>
        <w:rPr>
          <w:rFonts w:ascii="Times New Roman" w:eastAsia="Times New Roman" w:hAnsi="Times New Roman" w:cs="Times New Roman"/>
          <w:b/>
          <w:sz w:val="48"/>
          <w:szCs w:val="48"/>
        </w:rPr>
      </w:pPr>
    </w:p>
    <w:p w:rsidR="00175DE6" w:rsidRDefault="00175DE6">
      <w:pPr>
        <w:shd w:val="clear" w:color="auto" w:fill="FFFFFF"/>
        <w:spacing w:before="240"/>
        <w:jc w:val="center"/>
        <w:rPr>
          <w:rFonts w:ascii="Times New Roman" w:eastAsia="Times New Roman" w:hAnsi="Times New Roman" w:cs="Times New Roman"/>
          <w:b/>
          <w:sz w:val="48"/>
          <w:szCs w:val="48"/>
        </w:rPr>
      </w:pPr>
    </w:p>
    <w:p w:rsidR="00175DE6" w:rsidRDefault="00175DE6">
      <w:pPr>
        <w:shd w:val="clear" w:color="auto" w:fill="FFFFFF"/>
        <w:spacing w:before="240"/>
        <w:jc w:val="center"/>
        <w:rPr>
          <w:rFonts w:ascii="Times New Roman" w:eastAsia="Times New Roman" w:hAnsi="Times New Roman" w:cs="Times New Roman"/>
          <w:b/>
          <w:sz w:val="48"/>
          <w:szCs w:val="48"/>
        </w:rPr>
      </w:pPr>
    </w:p>
    <w:p w:rsidR="00175DE6" w:rsidRDefault="00175DE6">
      <w:pPr>
        <w:shd w:val="clear" w:color="auto" w:fill="FFFFFF"/>
        <w:spacing w:before="240"/>
        <w:jc w:val="center"/>
        <w:rPr>
          <w:rFonts w:ascii="Times New Roman" w:eastAsia="Times New Roman" w:hAnsi="Times New Roman" w:cs="Times New Roman"/>
          <w:b/>
          <w:sz w:val="48"/>
          <w:szCs w:val="48"/>
        </w:rPr>
      </w:pPr>
    </w:p>
    <w:p w:rsidR="00175DE6" w:rsidRDefault="00175DE6">
      <w:pPr>
        <w:shd w:val="clear" w:color="auto" w:fill="FFFFFF"/>
        <w:spacing w:before="240"/>
        <w:jc w:val="center"/>
        <w:rPr>
          <w:rFonts w:ascii="Times New Roman" w:eastAsia="Times New Roman" w:hAnsi="Times New Roman" w:cs="Times New Roman"/>
          <w:b/>
          <w:sz w:val="48"/>
          <w:szCs w:val="48"/>
        </w:rPr>
      </w:pPr>
    </w:p>
    <w:p w:rsidR="00BF063C" w:rsidRDefault="00216F83">
      <w:pPr>
        <w:shd w:val="clear" w:color="auto" w:fill="FFFFFF"/>
        <w:spacing w:before="24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Aizupes pamatskolas</w:t>
      </w:r>
      <w:r w:rsidR="005A1EE3">
        <w:rPr>
          <w:rFonts w:ascii="Times New Roman" w:eastAsia="Times New Roman" w:hAnsi="Times New Roman" w:cs="Times New Roman"/>
          <w:b/>
          <w:sz w:val="48"/>
          <w:szCs w:val="48"/>
        </w:rPr>
        <w:t xml:space="preserve"> pašnovērtējuma ziņojums</w:t>
      </w:r>
    </w:p>
    <w:p w:rsidR="00BF063C" w:rsidRDefault="005A1EE3">
      <w:pPr>
        <w:shd w:val="clear" w:color="auto" w:fill="FFFFFF"/>
        <w:spacing w:before="240"/>
        <w:jc w:val="center"/>
        <w:rPr>
          <w:b/>
          <w:sz w:val="27"/>
          <w:szCs w:val="27"/>
        </w:rPr>
      </w:pPr>
      <w:r>
        <w:rPr>
          <w:b/>
          <w:sz w:val="27"/>
          <w:szCs w:val="27"/>
        </w:rPr>
        <w:t xml:space="preserve"> </w:t>
      </w:r>
    </w:p>
    <w:p w:rsidR="00BF063C" w:rsidRDefault="005A1EE3">
      <w:pPr>
        <w:shd w:val="clear" w:color="auto" w:fill="FFFFFF"/>
        <w:spacing w:before="240"/>
        <w:jc w:val="center"/>
        <w:rPr>
          <w:b/>
          <w:sz w:val="27"/>
          <w:szCs w:val="27"/>
        </w:rPr>
      </w:pPr>
      <w:r>
        <w:rPr>
          <w:b/>
          <w:sz w:val="27"/>
          <w:szCs w:val="27"/>
        </w:rPr>
        <w:t xml:space="preserve"> </w:t>
      </w:r>
    </w:p>
    <w:tbl>
      <w:tblPr>
        <w:tblStyle w:val="ab"/>
        <w:tblW w:w="8880" w:type="dxa"/>
        <w:tblBorders>
          <w:top w:val="nil"/>
          <w:left w:val="nil"/>
          <w:bottom w:val="nil"/>
          <w:right w:val="nil"/>
          <w:insideH w:val="nil"/>
          <w:insideV w:val="nil"/>
        </w:tblBorders>
        <w:tblLayout w:type="fixed"/>
        <w:tblLook w:val="0600" w:firstRow="0" w:lastRow="0" w:firstColumn="0" w:lastColumn="0" w:noHBand="1" w:noVBand="1"/>
      </w:tblPr>
      <w:tblGrid>
        <w:gridCol w:w="3735"/>
        <w:gridCol w:w="5145"/>
      </w:tblGrid>
      <w:tr w:rsidR="00BF063C">
        <w:trPr>
          <w:trHeight w:val="285"/>
        </w:trPr>
        <w:tc>
          <w:tcPr>
            <w:tcW w:w="3735" w:type="dxa"/>
            <w:tcBorders>
              <w:top w:val="nil"/>
              <w:left w:val="nil"/>
              <w:bottom w:val="single" w:sz="6" w:space="0" w:color="414142"/>
              <w:right w:val="nil"/>
            </w:tcBorders>
            <w:shd w:val="clear" w:color="auto" w:fill="auto"/>
            <w:tcMar>
              <w:top w:w="20" w:type="dxa"/>
              <w:left w:w="20" w:type="dxa"/>
              <w:bottom w:w="20" w:type="dxa"/>
              <w:right w:w="20" w:type="dxa"/>
            </w:tcMar>
          </w:tcPr>
          <w:p w:rsidR="00BF063C" w:rsidRDefault="005A1EE3">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C13D90">
              <w:rPr>
                <w:rFonts w:ascii="Times New Roman" w:eastAsia="Times New Roman" w:hAnsi="Times New Roman" w:cs="Times New Roman"/>
                <w:sz w:val="20"/>
                <w:szCs w:val="20"/>
              </w:rPr>
              <w:t>Līvbērzes pagasts, 20.10.2023.</w:t>
            </w:r>
          </w:p>
        </w:tc>
        <w:tc>
          <w:tcPr>
            <w:tcW w:w="5145" w:type="dxa"/>
            <w:tcBorders>
              <w:top w:val="nil"/>
              <w:left w:val="nil"/>
              <w:bottom w:val="nil"/>
              <w:right w:val="nil"/>
            </w:tcBorders>
            <w:shd w:val="clear" w:color="auto" w:fill="auto"/>
            <w:tcMar>
              <w:top w:w="20" w:type="dxa"/>
              <w:left w:w="20" w:type="dxa"/>
              <w:bottom w:w="20" w:type="dxa"/>
              <w:right w:w="20" w:type="dxa"/>
            </w:tcMar>
          </w:tcPr>
          <w:p w:rsidR="00BF063C" w:rsidRDefault="005A1EE3">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BF063C">
        <w:trPr>
          <w:trHeight w:val="285"/>
        </w:trPr>
        <w:tc>
          <w:tcPr>
            <w:tcW w:w="3735" w:type="dxa"/>
            <w:tcBorders>
              <w:top w:val="nil"/>
              <w:left w:val="nil"/>
              <w:bottom w:val="nil"/>
              <w:right w:val="nil"/>
            </w:tcBorders>
            <w:shd w:val="clear" w:color="auto" w:fill="auto"/>
            <w:tcMar>
              <w:top w:w="20" w:type="dxa"/>
              <w:left w:w="20" w:type="dxa"/>
              <w:bottom w:w="20" w:type="dxa"/>
              <w:right w:w="20" w:type="dxa"/>
            </w:tcMar>
          </w:tcPr>
          <w:p w:rsidR="00BF063C" w:rsidRDefault="005A1EE3">
            <w:pPr>
              <w:spacing w:before="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(vieta, datums)</w:t>
            </w:r>
          </w:p>
        </w:tc>
        <w:tc>
          <w:tcPr>
            <w:tcW w:w="5145" w:type="dxa"/>
            <w:tcBorders>
              <w:top w:val="nil"/>
              <w:left w:val="nil"/>
              <w:bottom w:val="nil"/>
              <w:right w:val="nil"/>
            </w:tcBorders>
            <w:shd w:val="clear" w:color="auto" w:fill="auto"/>
            <w:tcMar>
              <w:top w:w="20" w:type="dxa"/>
              <w:left w:w="20" w:type="dxa"/>
              <w:bottom w:w="20" w:type="dxa"/>
              <w:right w:w="20" w:type="dxa"/>
            </w:tcMar>
          </w:tcPr>
          <w:p w:rsidR="00BF063C" w:rsidRDefault="005A1EE3">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p w:rsidR="00BF063C" w:rsidRDefault="005A1EE3">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p>
    <w:p w:rsidR="00BF063C" w:rsidRDefault="005A1EE3">
      <w:pPr>
        <w:spacing w:before="24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Nepubliskojamā daļa</w:t>
      </w:r>
    </w:p>
    <w:p w:rsidR="00CA407E" w:rsidRDefault="00CA407E">
      <w:pPr>
        <w:spacing w:before="240"/>
        <w:jc w:val="center"/>
        <w:rPr>
          <w:rFonts w:ascii="Times New Roman" w:eastAsia="Times New Roman" w:hAnsi="Times New Roman" w:cs="Times New Roman"/>
          <w:sz w:val="36"/>
          <w:szCs w:val="36"/>
        </w:rPr>
      </w:pPr>
    </w:p>
    <w:p w:rsidR="00CA407E" w:rsidRDefault="00CA407E">
      <w:pPr>
        <w:spacing w:before="240"/>
        <w:jc w:val="center"/>
        <w:rPr>
          <w:rFonts w:ascii="Times New Roman" w:eastAsia="Times New Roman" w:hAnsi="Times New Roman" w:cs="Times New Roman"/>
          <w:sz w:val="36"/>
          <w:szCs w:val="36"/>
        </w:rPr>
      </w:pPr>
    </w:p>
    <w:p w:rsidR="00CA407E" w:rsidRDefault="00CA407E" w:rsidP="00C20EF5">
      <w:pPr>
        <w:spacing w:before="240"/>
        <w:rPr>
          <w:rFonts w:ascii="Times New Roman" w:eastAsia="Times New Roman" w:hAnsi="Times New Roman" w:cs="Times New Roman"/>
          <w:sz w:val="36"/>
          <w:szCs w:val="36"/>
        </w:rPr>
        <w:sectPr w:rsidR="00CA407E">
          <w:pgSz w:w="11909" w:h="16834"/>
          <w:pgMar w:top="1440" w:right="1440" w:bottom="1440" w:left="1440" w:header="720" w:footer="720" w:gutter="0"/>
          <w:pgNumType w:start="1"/>
          <w:cols w:space="720"/>
        </w:sectPr>
      </w:pPr>
    </w:p>
    <w:p w:rsidR="00BF063C" w:rsidRDefault="00BF063C" w:rsidP="00C20EF5">
      <w:pPr>
        <w:jc w:val="both"/>
        <w:rPr>
          <w:rFonts w:ascii="Times New Roman" w:eastAsia="Times New Roman" w:hAnsi="Times New Roman" w:cs="Times New Roman"/>
          <w:b/>
          <w:sz w:val="24"/>
          <w:szCs w:val="24"/>
        </w:rPr>
      </w:pPr>
    </w:p>
    <w:p w:rsidR="00BF063C" w:rsidRDefault="005A1EE3" w:rsidP="00175DE6">
      <w:pPr>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 xml:space="preserve">Kritērija “Izglītības turpināšana un nodarbinātība” kvantitatīvais un kvalitatīvais </w:t>
      </w:r>
      <w:proofErr w:type="spellStart"/>
      <w:r>
        <w:rPr>
          <w:rFonts w:ascii="Times New Roman" w:eastAsia="Times New Roman" w:hAnsi="Times New Roman" w:cs="Times New Roman"/>
          <w:b/>
          <w:sz w:val="24"/>
          <w:szCs w:val="24"/>
        </w:rPr>
        <w:t>izvērtējums</w:t>
      </w:r>
      <w:proofErr w:type="spellEnd"/>
    </w:p>
    <w:p w:rsidR="00175DE6" w:rsidRDefault="00175DE6" w:rsidP="00175DE6">
      <w:pPr>
        <w:ind w:left="720" w:hanging="360"/>
        <w:jc w:val="both"/>
        <w:rPr>
          <w:rFonts w:ascii="Times New Roman" w:eastAsia="Times New Roman" w:hAnsi="Times New Roman" w:cs="Times New Roman"/>
          <w:b/>
          <w:sz w:val="24"/>
          <w:szCs w:val="24"/>
        </w:rPr>
      </w:pPr>
    </w:p>
    <w:p w:rsidR="00BF063C" w:rsidRDefault="005A1EE3">
      <w:pPr>
        <w:ind w:left="1240" w:hanging="4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 xml:space="preserve"> Izglītojamie ar zemiem mācību sasniegumiem</w:t>
      </w:r>
    </w:p>
    <w:p w:rsidR="00BF063C" w:rsidRDefault="005A1EE3">
      <w:pPr>
        <w:spacing w:before="240"/>
        <w:jc w:val="both"/>
        <w:rPr>
          <w:rFonts w:ascii="Times New Roman" w:eastAsia="Times New Roman" w:hAnsi="Times New Roman" w:cs="Times New Roman"/>
          <w:sz w:val="24"/>
          <w:szCs w:val="24"/>
        </w:rPr>
      </w:pPr>
      <w:r w:rsidRPr="005A1EE3">
        <w:rPr>
          <w:rFonts w:ascii="Times New Roman" w:eastAsia="Times New Roman" w:hAnsi="Times New Roman" w:cs="Times New Roman"/>
          <w:sz w:val="24"/>
          <w:szCs w:val="24"/>
        </w:rPr>
        <w:t xml:space="preserve">3,16% no izglītojamo skaita 1. – 3. klašu grupā saņēmuši vienu vai vairākus vērtējumus “sācis apgūt”, bet  5,15% no izglītojamo skaita 4. – 9. klašu grupā mācībās saņēmuši vienu vai vairākus vērtējumus 1 - 3 balles. </w:t>
      </w:r>
    </w:p>
    <w:p w:rsidR="005A1EE3" w:rsidRPr="005A1EE3" w:rsidRDefault="005A1EE3">
      <w:pPr>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Secinājumi. Nepieciešams diferencēt pieeju mācību stundās, dažādojot darba organizācijas formas. </w:t>
      </w:r>
      <w:r w:rsidRPr="00752875">
        <w:rPr>
          <w:rFonts w:ascii="Times New Roman" w:eastAsia="Times New Roman" w:hAnsi="Times New Roman" w:cs="Times New Roman"/>
          <w:sz w:val="24"/>
          <w:szCs w:val="24"/>
        </w:rPr>
        <w:t>Rūpīgi sekot katra izglītojamā individuālajām mācīšanās vajadzībām un rezultātiem, laicīgi pamanot grūtības un sniedzot adekvātu atbalstu.</w:t>
      </w:r>
    </w:p>
    <w:p w:rsidR="00BF063C" w:rsidRDefault="00BF063C">
      <w:pPr>
        <w:spacing w:before="240"/>
        <w:jc w:val="both"/>
        <w:rPr>
          <w:rFonts w:ascii="Times New Roman" w:eastAsia="Times New Roman" w:hAnsi="Times New Roman" w:cs="Times New Roman"/>
          <w:sz w:val="24"/>
          <w:szCs w:val="24"/>
        </w:rPr>
      </w:pPr>
    </w:p>
    <w:p w:rsidR="00BF063C" w:rsidRDefault="005A1EE3">
      <w:pPr>
        <w:ind w:left="1240" w:hanging="4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1.2.</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4"/>
          <w:szCs w:val="24"/>
        </w:rPr>
        <w:t>Pašvērtēšanā</w:t>
      </w:r>
      <w:proofErr w:type="spellEnd"/>
      <w:r>
        <w:rPr>
          <w:rFonts w:ascii="Times New Roman" w:eastAsia="Times New Roman" w:hAnsi="Times New Roman" w:cs="Times New Roman"/>
          <w:b/>
          <w:i/>
          <w:sz w:val="24"/>
          <w:szCs w:val="24"/>
        </w:rPr>
        <w:t xml:space="preserve"> izmantotā kvalitātes vērtēšanas metode (-es</w:t>
      </w:r>
      <w:r w:rsidRPr="00336856">
        <w:rPr>
          <w:rFonts w:ascii="Times New Roman" w:eastAsia="Times New Roman" w:hAnsi="Times New Roman" w:cs="Times New Roman"/>
          <w:b/>
          <w:i/>
          <w:sz w:val="24"/>
          <w:szCs w:val="24"/>
        </w:rPr>
        <w:t xml:space="preserve">): </w:t>
      </w:r>
    </w:p>
    <w:p w:rsidR="00336856" w:rsidRDefault="005A1EE3">
      <w:pPr>
        <w:spacing w:before="240"/>
        <w:jc w:val="both"/>
        <w:rPr>
          <w:rFonts w:ascii="Times New Roman" w:eastAsia="Times New Roman" w:hAnsi="Times New Roman" w:cs="Times New Roman"/>
          <w:sz w:val="24"/>
          <w:szCs w:val="24"/>
        </w:rPr>
      </w:pPr>
      <w:r w:rsidRPr="00DD0F44">
        <w:rPr>
          <w:rFonts w:ascii="Times New Roman" w:eastAsia="Times New Roman" w:hAnsi="Times New Roman" w:cs="Times New Roman"/>
          <w:sz w:val="24"/>
          <w:szCs w:val="24"/>
        </w:rPr>
        <w:t>Veidojot pašvērtējumu, tika ņemt</w:t>
      </w:r>
      <w:r w:rsidR="00113A05">
        <w:rPr>
          <w:rFonts w:ascii="Times New Roman" w:eastAsia="Times New Roman" w:hAnsi="Times New Roman" w:cs="Times New Roman"/>
          <w:sz w:val="24"/>
          <w:szCs w:val="24"/>
        </w:rPr>
        <w:t>i</w:t>
      </w:r>
      <w:r w:rsidRPr="00DD0F44">
        <w:rPr>
          <w:rFonts w:ascii="Times New Roman" w:eastAsia="Times New Roman" w:hAnsi="Times New Roman" w:cs="Times New Roman"/>
          <w:sz w:val="24"/>
          <w:szCs w:val="24"/>
        </w:rPr>
        <w:t xml:space="preserve"> vērā ieraksti e-klasē, pārbaudes darbu rezultāti, priekšmetu skolotāju un klašu audzinātāju atskaites</w:t>
      </w:r>
      <w:r w:rsidR="00DD0F44" w:rsidRPr="00DD0F44">
        <w:rPr>
          <w:rFonts w:ascii="Times New Roman" w:eastAsia="Times New Roman" w:hAnsi="Times New Roman" w:cs="Times New Roman"/>
          <w:sz w:val="24"/>
          <w:szCs w:val="24"/>
        </w:rPr>
        <w:t>, stundu vērošanas protokoli.</w:t>
      </w:r>
    </w:p>
    <w:p w:rsidR="001F4537" w:rsidRPr="00DD0F44" w:rsidRDefault="001F4537">
      <w:pPr>
        <w:spacing w:before="240"/>
        <w:jc w:val="both"/>
        <w:rPr>
          <w:rFonts w:ascii="Times New Roman" w:eastAsia="Times New Roman" w:hAnsi="Times New Roman" w:cs="Times New Roman"/>
          <w:sz w:val="24"/>
          <w:szCs w:val="24"/>
        </w:rPr>
      </w:pPr>
    </w:p>
    <w:p w:rsidR="00BF063C" w:rsidRDefault="005A1EE3">
      <w:pPr>
        <w:ind w:left="1240" w:hanging="4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1.3.</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b/>
          <w:i/>
          <w:sz w:val="24"/>
          <w:szCs w:val="24"/>
        </w:rPr>
        <w:t xml:space="preserve">Kritērija “Izglītības turpināšana un nodarbinātība” </w:t>
      </w:r>
      <w:proofErr w:type="spellStart"/>
      <w:r>
        <w:rPr>
          <w:rFonts w:ascii="Times New Roman" w:eastAsia="Times New Roman" w:hAnsi="Times New Roman" w:cs="Times New Roman"/>
          <w:b/>
          <w:i/>
          <w:sz w:val="24"/>
          <w:szCs w:val="24"/>
        </w:rPr>
        <w:t>pašvērtēšanā</w:t>
      </w:r>
      <w:proofErr w:type="spellEnd"/>
      <w:r>
        <w:rPr>
          <w:rFonts w:ascii="Times New Roman" w:eastAsia="Times New Roman" w:hAnsi="Times New Roman" w:cs="Times New Roman"/>
          <w:b/>
          <w:i/>
          <w:sz w:val="24"/>
          <w:szCs w:val="24"/>
        </w:rPr>
        <w:t xml:space="preserve"> iegūtais rezultāts atbilst</w:t>
      </w:r>
      <w:r w:rsidR="00041D62">
        <w:rPr>
          <w:rFonts w:ascii="Times New Roman" w:eastAsia="Times New Roman" w:hAnsi="Times New Roman" w:cs="Times New Roman"/>
          <w:b/>
          <w:i/>
          <w:sz w:val="24"/>
          <w:szCs w:val="24"/>
        </w:rPr>
        <w:t xml:space="preserve"> kvalitātes vērtējuma līmenim - Labi</w:t>
      </w:r>
      <w:r>
        <w:rPr>
          <w:rFonts w:ascii="Times New Roman" w:eastAsia="Times New Roman" w:hAnsi="Times New Roman" w:cs="Times New Roman"/>
          <w:b/>
          <w:i/>
          <w:sz w:val="24"/>
          <w:szCs w:val="24"/>
        </w:rPr>
        <w:t>.</w:t>
      </w:r>
    </w:p>
    <w:p w:rsidR="00CA407E" w:rsidRDefault="00CA407E" w:rsidP="001F4537">
      <w:pPr>
        <w:jc w:val="both"/>
        <w:rPr>
          <w:rFonts w:ascii="Times New Roman" w:eastAsia="Times New Roman" w:hAnsi="Times New Roman" w:cs="Times New Roman"/>
          <w:b/>
          <w:i/>
          <w:sz w:val="24"/>
          <w:szCs w:val="24"/>
        </w:rPr>
      </w:pPr>
    </w:p>
    <w:tbl>
      <w:tblPr>
        <w:tblStyle w:val="ac"/>
        <w:tblW w:w="14026" w:type="dxa"/>
        <w:tblBorders>
          <w:top w:val="nil"/>
          <w:left w:val="nil"/>
          <w:bottom w:val="nil"/>
          <w:right w:val="nil"/>
          <w:insideH w:val="nil"/>
          <w:insideV w:val="nil"/>
        </w:tblBorders>
        <w:tblLayout w:type="fixed"/>
        <w:tblLook w:val="0600" w:firstRow="0" w:lastRow="0" w:firstColumn="0" w:lastColumn="0" w:noHBand="1" w:noVBand="1"/>
      </w:tblPr>
      <w:tblGrid>
        <w:gridCol w:w="985"/>
        <w:gridCol w:w="4677"/>
        <w:gridCol w:w="2410"/>
        <w:gridCol w:w="2410"/>
        <w:gridCol w:w="3544"/>
      </w:tblGrid>
      <w:tr w:rsidR="00BF063C" w:rsidTr="00C20EF5">
        <w:trPr>
          <w:trHeight w:val="1095"/>
        </w:trPr>
        <w:tc>
          <w:tcPr>
            <w:tcW w:w="98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40" w:right="140"/>
              <w:jc w:val="center"/>
              <w:rPr>
                <w:rFonts w:ascii="Times New Roman" w:eastAsia="Times New Roman" w:hAnsi="Times New Roman" w:cs="Times New Roman"/>
              </w:rPr>
            </w:pPr>
            <w:r>
              <w:rPr>
                <w:rFonts w:ascii="Times New Roman" w:eastAsia="Times New Roman" w:hAnsi="Times New Roman" w:cs="Times New Roman"/>
              </w:rPr>
              <w:t>NPK</w:t>
            </w:r>
          </w:p>
        </w:tc>
        <w:tc>
          <w:tcPr>
            <w:tcW w:w="4677"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Rezultatīvā rādītāja nosaukums</w:t>
            </w:r>
          </w:p>
        </w:tc>
        <w:tc>
          <w:tcPr>
            <w:tcW w:w="241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Kvalitātes līmeņa vērtējums punktos</w:t>
            </w:r>
          </w:p>
        </w:tc>
        <w:tc>
          <w:tcPr>
            <w:tcW w:w="241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Stiprās puses</w:t>
            </w:r>
          </w:p>
        </w:tc>
        <w:tc>
          <w:tcPr>
            <w:tcW w:w="3544"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Turpmākās attīstības vajadzības</w:t>
            </w:r>
          </w:p>
        </w:tc>
      </w:tr>
      <w:tr w:rsidR="00BF063C" w:rsidTr="00C20EF5">
        <w:trPr>
          <w:trHeight w:val="2715"/>
        </w:trPr>
        <w:tc>
          <w:tcPr>
            <w:tcW w:w="9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ind w:left="140" w:right="140"/>
              <w:jc w:val="both"/>
              <w:rPr>
                <w:rFonts w:ascii="Times New Roman" w:eastAsia="Times New Roman" w:hAnsi="Times New Roman" w:cs="Times New Roman"/>
              </w:rPr>
            </w:pPr>
            <w:r>
              <w:rPr>
                <w:rFonts w:ascii="Times New Roman" w:eastAsia="Times New Roman" w:hAnsi="Times New Roman" w:cs="Times New Roman"/>
              </w:rPr>
              <w:lastRenderedPageBreak/>
              <w:t>1.3.1.</w:t>
            </w:r>
          </w:p>
        </w:tc>
        <w:tc>
          <w:tcPr>
            <w:tcW w:w="46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darbs ar izglītojamiem, kam ir zemi mācību sasniegumi</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40" w:right="140"/>
              <w:jc w:val="both"/>
              <w:rPr>
                <w:rFonts w:ascii="Times New Roman" w:eastAsia="Times New Roman" w:hAnsi="Times New Roman" w:cs="Times New Roman"/>
              </w:rPr>
            </w:pPr>
            <w:r>
              <w:rPr>
                <w:rFonts w:ascii="Times New Roman" w:eastAsia="Times New Roman" w:hAnsi="Times New Roman" w:cs="Times New Roman"/>
              </w:rPr>
              <w:t xml:space="preserve"> </w:t>
            </w:r>
            <w:r w:rsidR="00C20EF5">
              <w:rPr>
                <w:rFonts w:ascii="Times New Roman" w:eastAsia="Times New Roman" w:hAnsi="Times New Roman" w:cs="Times New Roman"/>
              </w:rPr>
              <w:t>3</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2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 rosina izglītojamos uzlabot mācību sasniegumus, nodrošina atbalstu, konsultācijas. Skola apkopo un analizē datus par izglītojamo mācību sasniegumiem, veic nepieciešamos uzlabojumus, lai sekmētu pozitīvu mācību sasniegumu dinamiku.</w:t>
            </w:r>
          </w:p>
          <w:p w:rsidR="00BF063C" w:rsidRDefault="005A1EE3">
            <w:pPr>
              <w:ind w:left="300" w:right="140" w:hanging="8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354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Palielinoties izglītojamo skaitam, kuriem nākotnē nepieciešams lielāks atbalsts mācīšanās procesā, būtu nepieciešams piesaistīt lielāks skaits speciālistu (speciālo pedagogu), lai pilnvērtīgi uzlabotu izglītojamo mācību prasmes.</w:t>
            </w:r>
          </w:p>
          <w:p w:rsidR="00BF063C" w:rsidRDefault="005A1EE3">
            <w:pPr>
              <w:ind w:left="140" w:right="140"/>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BF063C" w:rsidTr="00C20EF5">
        <w:trPr>
          <w:trHeight w:val="1120"/>
        </w:trPr>
        <w:tc>
          <w:tcPr>
            <w:tcW w:w="9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ind w:left="140" w:right="140"/>
              <w:jc w:val="both"/>
              <w:rPr>
                <w:rFonts w:ascii="Times New Roman" w:eastAsia="Times New Roman" w:hAnsi="Times New Roman" w:cs="Times New Roman"/>
              </w:rPr>
            </w:pPr>
            <w:r>
              <w:rPr>
                <w:rFonts w:ascii="Times New Roman" w:eastAsia="Times New Roman" w:hAnsi="Times New Roman" w:cs="Times New Roman"/>
              </w:rPr>
              <w:t>1.3.2.</w:t>
            </w:r>
          </w:p>
        </w:tc>
        <w:tc>
          <w:tcPr>
            <w:tcW w:w="46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F21F75">
            <w:pPr>
              <w:ind w:left="140" w:right="140"/>
              <w:rPr>
                <w:rFonts w:ascii="Times New Roman" w:eastAsia="Times New Roman" w:hAnsi="Times New Roman" w:cs="Times New Roman"/>
                <w:highlight w:val="cyan"/>
              </w:rPr>
            </w:pPr>
            <w:r w:rsidRPr="00F21F75">
              <w:rPr>
                <w:rFonts w:ascii="Times New Roman" w:eastAsia="Times New Roman" w:hAnsi="Times New Roman" w:cs="Times New Roman"/>
              </w:rPr>
              <w:t>Izglītības iestādes rīcība, izvērtējot absolventu un/vai viņu vecāku sniegto informāciju par nepieciešamo rīcību izglītības procesa pilnveidei</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C20EF5">
            <w:pPr>
              <w:ind w:left="140" w:right="140"/>
              <w:jc w:val="both"/>
              <w:rPr>
                <w:rFonts w:ascii="Times New Roman" w:eastAsia="Times New Roman" w:hAnsi="Times New Roman" w:cs="Times New Roman"/>
              </w:rPr>
            </w:pPr>
            <w:r>
              <w:rPr>
                <w:rFonts w:ascii="Times New Roman" w:eastAsia="Times New Roman" w:hAnsi="Times New Roman" w:cs="Times New Roman"/>
              </w:rPr>
              <w:t>2</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175DE6" w:rsidRDefault="005A1EE3" w:rsidP="00F21F75">
            <w:pPr>
              <w:ind w:left="140" w:right="140"/>
              <w:rPr>
                <w:rFonts w:ascii="Times New Roman" w:eastAsia="Times New Roman" w:hAnsi="Times New Roman" w:cs="Times New Roman"/>
                <w:sz w:val="24"/>
                <w:szCs w:val="24"/>
              </w:rPr>
            </w:pPr>
            <w:r w:rsidRPr="00F21F75">
              <w:rPr>
                <w:rFonts w:ascii="Times New Roman" w:eastAsia="Times New Roman" w:hAnsi="Times New Roman" w:cs="Times New Roman"/>
                <w:sz w:val="24"/>
                <w:szCs w:val="24"/>
              </w:rPr>
              <w:t xml:space="preserve"> </w:t>
            </w:r>
          </w:p>
          <w:p w:rsidR="00BF063C" w:rsidRPr="00F21F75" w:rsidRDefault="00BF063C" w:rsidP="00F21F75">
            <w:pPr>
              <w:ind w:left="140" w:right="140"/>
              <w:rPr>
                <w:rFonts w:ascii="Times New Roman" w:eastAsia="Times New Roman" w:hAnsi="Times New Roman" w:cs="Times New Roman"/>
                <w:sz w:val="24"/>
                <w:szCs w:val="24"/>
              </w:rPr>
            </w:pPr>
          </w:p>
        </w:tc>
        <w:tc>
          <w:tcPr>
            <w:tcW w:w="354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Pr="00F21F75" w:rsidRDefault="005A1EE3" w:rsidP="00F21F75">
            <w:pPr>
              <w:ind w:left="140" w:right="140"/>
              <w:rPr>
                <w:rFonts w:ascii="Times New Roman" w:eastAsia="Times New Roman" w:hAnsi="Times New Roman" w:cs="Times New Roman"/>
                <w:sz w:val="24"/>
                <w:szCs w:val="24"/>
              </w:rPr>
            </w:pPr>
            <w:r w:rsidRPr="00F21F75">
              <w:rPr>
                <w:rFonts w:ascii="Times New Roman" w:eastAsia="Times New Roman" w:hAnsi="Times New Roman" w:cs="Times New Roman"/>
                <w:sz w:val="24"/>
                <w:szCs w:val="24"/>
              </w:rPr>
              <w:t>Izvērtējot matemātikas eksāmenu rezultātus, nākošajā mācību gadā piešķirt papildu konsultācijas tikai eksāmenu priekšmetos 9.klasei</w:t>
            </w:r>
          </w:p>
          <w:p w:rsidR="00F21F75" w:rsidRDefault="00F21F75" w:rsidP="00F21F75">
            <w:pPr>
              <w:ind w:left="140" w:right="140"/>
              <w:rPr>
                <w:rFonts w:ascii="Times New Roman" w:eastAsia="Times New Roman" w:hAnsi="Times New Roman" w:cs="Times New Roman"/>
                <w:sz w:val="24"/>
                <w:szCs w:val="24"/>
              </w:rPr>
            </w:pPr>
          </w:p>
          <w:p w:rsidR="00BF063C" w:rsidRPr="00F21F75" w:rsidRDefault="005A1EE3" w:rsidP="00F21F75">
            <w:pPr>
              <w:ind w:left="140" w:right="140"/>
              <w:rPr>
                <w:rFonts w:ascii="Times New Roman" w:eastAsia="Times New Roman" w:hAnsi="Times New Roman" w:cs="Times New Roman"/>
                <w:sz w:val="24"/>
                <w:szCs w:val="24"/>
              </w:rPr>
            </w:pPr>
            <w:r w:rsidRPr="00F21F75">
              <w:rPr>
                <w:rFonts w:ascii="Times New Roman" w:eastAsia="Times New Roman" w:hAnsi="Times New Roman" w:cs="Times New Roman"/>
                <w:sz w:val="24"/>
                <w:szCs w:val="24"/>
              </w:rPr>
              <w:t>Mācību stundas kvalitātes pilnveide. Struktūras pilnveide.</w:t>
            </w:r>
          </w:p>
          <w:p w:rsidR="00BF063C" w:rsidRPr="00F21F75" w:rsidRDefault="005A1EE3" w:rsidP="00F21F75">
            <w:pPr>
              <w:ind w:left="140" w:right="140"/>
              <w:rPr>
                <w:rFonts w:ascii="Times New Roman" w:eastAsia="Times New Roman" w:hAnsi="Times New Roman" w:cs="Times New Roman"/>
                <w:sz w:val="24"/>
                <w:szCs w:val="24"/>
              </w:rPr>
            </w:pPr>
            <w:r w:rsidRPr="00F21F75">
              <w:rPr>
                <w:rFonts w:ascii="Times New Roman" w:eastAsia="Times New Roman" w:hAnsi="Times New Roman" w:cs="Times New Roman"/>
                <w:sz w:val="24"/>
                <w:szCs w:val="24"/>
              </w:rPr>
              <w:t xml:space="preserve"> </w:t>
            </w:r>
          </w:p>
          <w:p w:rsidR="00BF063C" w:rsidRPr="00F21F75" w:rsidRDefault="005A1EE3" w:rsidP="00F21F75">
            <w:pPr>
              <w:ind w:left="140" w:right="140"/>
              <w:rPr>
                <w:rFonts w:ascii="Times New Roman" w:eastAsia="Times New Roman" w:hAnsi="Times New Roman" w:cs="Times New Roman"/>
                <w:sz w:val="24"/>
                <w:szCs w:val="24"/>
              </w:rPr>
            </w:pPr>
            <w:r w:rsidRPr="00F21F75">
              <w:rPr>
                <w:rFonts w:ascii="Times New Roman" w:eastAsia="Times New Roman" w:hAnsi="Times New Roman" w:cs="Times New Roman"/>
                <w:sz w:val="24"/>
                <w:szCs w:val="24"/>
              </w:rPr>
              <w:lastRenderedPageBreak/>
              <w:t>Mācību stundas satura jēgpilna izstrāde.</w:t>
            </w:r>
          </w:p>
        </w:tc>
      </w:tr>
      <w:tr w:rsidR="00BF063C" w:rsidTr="00C20EF5">
        <w:trPr>
          <w:trHeight w:val="1365"/>
        </w:trPr>
        <w:tc>
          <w:tcPr>
            <w:tcW w:w="9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0" w:right="140"/>
            </w:pPr>
            <w:r>
              <w:lastRenderedPageBreak/>
              <w:t>1.3.3.</w:t>
            </w:r>
          </w:p>
        </w:tc>
        <w:tc>
          <w:tcPr>
            <w:tcW w:w="46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after="240"/>
              <w:ind w:left="140" w:right="140"/>
              <w:rPr>
                <w:rFonts w:ascii="Times New Roman" w:eastAsia="Times New Roman" w:hAnsi="Times New Roman" w:cs="Times New Roman"/>
              </w:rPr>
            </w:pPr>
            <w:r>
              <w:rPr>
                <w:rFonts w:ascii="Times New Roman" w:eastAsia="Times New Roman" w:hAnsi="Times New Roman" w:cs="Times New Roman"/>
              </w:rPr>
              <w:t>Izglītības iestādes izglītojamo iemesli izglītības iestādes maiņai un mācību pārtraukšanai</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40" w:right="140"/>
              <w:jc w:val="both"/>
              <w:rPr>
                <w:rFonts w:ascii="Times New Roman" w:eastAsia="Times New Roman" w:hAnsi="Times New Roman" w:cs="Times New Roman"/>
              </w:rPr>
            </w:pPr>
            <w:r>
              <w:rPr>
                <w:rFonts w:ascii="Times New Roman" w:eastAsia="Times New Roman" w:hAnsi="Times New Roman" w:cs="Times New Roman"/>
              </w:rPr>
              <w:t xml:space="preserve"> </w:t>
            </w:r>
          </w:p>
          <w:p w:rsidR="00175DE6" w:rsidRDefault="00C20EF5">
            <w:pPr>
              <w:ind w:left="140" w:right="140"/>
              <w:jc w:val="both"/>
              <w:rPr>
                <w:rFonts w:ascii="Times New Roman" w:eastAsia="Times New Roman" w:hAnsi="Times New Roman" w:cs="Times New Roman"/>
              </w:rPr>
            </w:pPr>
            <w:r>
              <w:rPr>
                <w:rFonts w:ascii="Times New Roman" w:eastAsia="Times New Roman" w:hAnsi="Times New Roman" w:cs="Times New Roman"/>
              </w:rPr>
              <w:t>3</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Tikai divi mainījuši mācību iestādi mācību gada laikā. </w:t>
            </w:r>
          </w:p>
          <w:p w:rsidR="00BF063C" w:rsidRDefault="005A1EE3">
            <w:pPr>
              <w:ind w:left="140" w:right="140"/>
              <w:jc w:val="both"/>
              <w:rPr>
                <w:rFonts w:ascii="Times New Roman" w:eastAsia="Times New Roman" w:hAnsi="Times New Roman" w:cs="Times New Roman"/>
                <w:i/>
                <w:color w:val="00B050"/>
              </w:rPr>
            </w:pPr>
            <w:r>
              <w:rPr>
                <w:rFonts w:ascii="Times New Roman" w:eastAsia="Times New Roman" w:hAnsi="Times New Roman" w:cs="Times New Roman"/>
                <w:i/>
                <w:color w:val="00B050"/>
              </w:rPr>
              <w:t xml:space="preserve"> </w:t>
            </w:r>
          </w:p>
        </w:tc>
        <w:tc>
          <w:tcPr>
            <w:tcW w:w="354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081347" w:rsidP="00081347">
            <w:pPr>
              <w:ind w:left="140" w:right="140"/>
              <w:rPr>
                <w:rFonts w:ascii="Times New Roman" w:eastAsia="Times New Roman" w:hAnsi="Times New Roman" w:cs="Times New Roman"/>
              </w:rPr>
            </w:pPr>
            <w:r>
              <w:rPr>
                <w:rFonts w:ascii="Times New Roman" w:eastAsia="Times New Roman" w:hAnsi="Times New Roman" w:cs="Times New Roman"/>
              </w:rPr>
              <w:t>Noskaidrot iemeslus, kādēļ vecāks vēlas bērnam mainīt skolu.</w:t>
            </w:r>
          </w:p>
        </w:tc>
      </w:tr>
      <w:tr w:rsidR="00BF063C" w:rsidTr="00C20EF5">
        <w:trPr>
          <w:trHeight w:val="3255"/>
        </w:trPr>
        <w:tc>
          <w:tcPr>
            <w:tcW w:w="9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ind w:left="140" w:right="140"/>
              <w:jc w:val="both"/>
              <w:rPr>
                <w:rFonts w:ascii="Times New Roman" w:eastAsia="Times New Roman" w:hAnsi="Times New Roman" w:cs="Times New Roman"/>
              </w:rPr>
            </w:pPr>
            <w:r>
              <w:rPr>
                <w:rFonts w:ascii="Times New Roman" w:eastAsia="Times New Roman" w:hAnsi="Times New Roman" w:cs="Times New Roman"/>
              </w:rPr>
              <w:t>1.3.4.</w:t>
            </w:r>
          </w:p>
        </w:tc>
        <w:tc>
          <w:tcPr>
            <w:tcW w:w="46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834243">
            <w:pPr>
              <w:ind w:left="140" w:right="140"/>
              <w:rPr>
                <w:rFonts w:ascii="Times New Roman" w:eastAsia="Times New Roman" w:hAnsi="Times New Roman" w:cs="Times New Roman"/>
              </w:rPr>
            </w:pPr>
            <w:r>
              <w:rPr>
                <w:rFonts w:ascii="Times New Roman" w:eastAsia="Times New Roman" w:hAnsi="Times New Roman" w:cs="Times New Roman"/>
              </w:rPr>
              <w:t>Izglītības iestādes īstenotā karjeras izglītība</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C20EF5">
            <w:pPr>
              <w:ind w:left="140" w:right="140"/>
              <w:jc w:val="both"/>
              <w:rPr>
                <w:rFonts w:ascii="Times New Roman" w:eastAsia="Times New Roman" w:hAnsi="Times New Roman" w:cs="Times New Roman"/>
              </w:rPr>
            </w:pPr>
            <w:r>
              <w:rPr>
                <w:rFonts w:ascii="Times New Roman" w:eastAsia="Times New Roman" w:hAnsi="Times New Roman" w:cs="Times New Roman"/>
              </w:rPr>
              <w:t>2</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2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Plāno un īsteno karjeras izglītības attīstības programmu, rezultātā izglītojamie izglītības procesā tiek motivēti karjeras mērķu izvirzīšanā, prasmju un spēju apzināšanā. Skolā karjeras izglītību realizē  pedagogs karjeras konsultants (slodze 0,35), klašu audzinātāji, skolas atbalsta personāls un mācību </w:t>
            </w:r>
            <w:r>
              <w:rPr>
                <w:rFonts w:ascii="Times New Roman" w:eastAsia="Times New Roman" w:hAnsi="Times New Roman" w:cs="Times New Roman"/>
                <w:sz w:val="24"/>
                <w:szCs w:val="24"/>
              </w:rPr>
              <w:lastRenderedPageBreak/>
              <w:t>priekšmetu skolotāji.</w:t>
            </w:r>
          </w:p>
          <w:p w:rsidR="00BF063C" w:rsidRDefault="005A1EE3">
            <w:pPr>
              <w:ind w:left="220" w:right="140"/>
              <w:rPr>
                <w:rFonts w:ascii="Times New Roman" w:eastAsia="Times New Roman" w:hAnsi="Times New Roman" w:cs="Times New Roman"/>
              </w:rPr>
            </w:pPr>
            <w:r>
              <w:rPr>
                <w:rFonts w:ascii="Times New Roman" w:eastAsia="Times New Roman" w:hAnsi="Times New Roman" w:cs="Times New Roman"/>
              </w:rPr>
              <w:t xml:space="preserve"> </w:t>
            </w:r>
          </w:p>
        </w:tc>
        <w:tc>
          <w:tcPr>
            <w:tcW w:w="354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Atbalstīt izglītojamos pieņemt apzinātus lēmumus  par izglītības turpināšanu un nodarbinātību.</w:t>
            </w:r>
          </w:p>
          <w:p w:rsidR="00BF063C" w:rsidRDefault="005A1EE3">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Turpināt pilnveidot savu darbību, kas nodrošinātu izglītojamo pilsoniskās līdzdalības prasmju apguvi ikdienā.</w:t>
            </w:r>
          </w:p>
          <w:p w:rsidR="00BF063C" w:rsidRDefault="005A1EE3">
            <w:pPr>
              <w:ind w:left="140" w:right="2580"/>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BF063C" w:rsidTr="00C20EF5">
        <w:trPr>
          <w:trHeight w:val="3300"/>
        </w:trPr>
        <w:tc>
          <w:tcPr>
            <w:tcW w:w="9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ind w:left="140" w:right="140"/>
              <w:jc w:val="both"/>
              <w:rPr>
                <w:rFonts w:ascii="Times New Roman" w:eastAsia="Times New Roman" w:hAnsi="Times New Roman" w:cs="Times New Roman"/>
              </w:rPr>
            </w:pPr>
            <w:r>
              <w:rPr>
                <w:rFonts w:ascii="Times New Roman" w:eastAsia="Times New Roman" w:hAnsi="Times New Roman" w:cs="Times New Roman"/>
              </w:rPr>
              <w:t>1.3.5.</w:t>
            </w:r>
          </w:p>
        </w:tc>
        <w:tc>
          <w:tcPr>
            <w:tcW w:w="46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F73318">
            <w:pPr>
              <w:ind w:left="140" w:right="140"/>
              <w:rPr>
                <w:rFonts w:ascii="Times New Roman" w:eastAsia="Times New Roman" w:hAnsi="Times New Roman" w:cs="Times New Roman"/>
              </w:rPr>
            </w:pPr>
            <w:r>
              <w:rPr>
                <w:rFonts w:ascii="Times New Roman" w:eastAsia="Times New Roman" w:hAnsi="Times New Roman" w:cs="Times New Roman"/>
              </w:rPr>
              <w:t>Izglītības iestādes īstenotais monitorings par absolventu turpmākajām mācībām / studijām un / vai profesionālo darbību</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C20EF5">
            <w:pPr>
              <w:ind w:left="140" w:right="140"/>
              <w:jc w:val="both"/>
              <w:rPr>
                <w:rFonts w:ascii="Times New Roman" w:eastAsia="Times New Roman" w:hAnsi="Times New Roman" w:cs="Times New Roman"/>
              </w:rPr>
            </w:pPr>
            <w:r>
              <w:rPr>
                <w:rFonts w:ascii="Times New Roman" w:eastAsia="Times New Roman" w:hAnsi="Times New Roman" w:cs="Times New Roman"/>
              </w:rPr>
              <w:t>3</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C20EF5">
            <w:pPr>
              <w:ind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Aizupes pamatskolas 2022./2023.g.absolventi turpina izglītību:</w:t>
            </w:r>
          </w:p>
          <w:p w:rsidR="00BF063C" w:rsidRDefault="00FE6707" w:rsidP="00F73318">
            <w:pPr>
              <w:ind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Absolventu</w:t>
            </w:r>
            <w:r w:rsidR="005A1EE3">
              <w:rPr>
                <w:rFonts w:ascii="Times New Roman" w:eastAsia="Times New Roman" w:hAnsi="Times New Roman" w:cs="Times New Roman"/>
                <w:sz w:val="24"/>
                <w:szCs w:val="24"/>
              </w:rPr>
              <w:t xml:space="preserve"> skaits 21, no tiem:</w:t>
            </w:r>
          </w:p>
          <w:p w:rsidR="00BF063C" w:rsidRDefault="005A1EE3" w:rsidP="00C20EF5">
            <w:pPr>
              <w:ind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7 turpina mācības vispārējās vidējās izglītības iestādēs;</w:t>
            </w:r>
          </w:p>
          <w:p w:rsidR="00BF063C" w:rsidRDefault="005A1EE3" w:rsidP="00C20EF5">
            <w:pPr>
              <w:ind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10 turpina mācības vidējās profesionālās izglītības iestādēs;</w:t>
            </w:r>
          </w:p>
          <w:p w:rsidR="00BF063C" w:rsidRDefault="005A1EE3" w:rsidP="00C20EF5">
            <w:pPr>
              <w:ind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4 atkārtots mācību gads citā izglītības iestādē.</w:t>
            </w:r>
          </w:p>
          <w:p w:rsidR="00BF063C" w:rsidRDefault="005A1EE3">
            <w:pPr>
              <w:ind w:left="140" w:right="1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354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18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Turpinās izzināt savu absolventu turpmākās mācības, profesionālo darbību,</w:t>
            </w:r>
            <w:r w:rsidR="0083424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lai saņemtu atgriezenisko saiti un izmantos šo informāciju sava darba izvērtēšanai.</w:t>
            </w:r>
          </w:p>
        </w:tc>
      </w:tr>
    </w:tbl>
    <w:p w:rsidR="00FE6707" w:rsidRDefault="00FE6707" w:rsidP="00FE6707">
      <w:pPr>
        <w:ind w:left="1240" w:hanging="440"/>
        <w:jc w:val="both"/>
        <w:rPr>
          <w:rFonts w:ascii="Times New Roman" w:eastAsia="Times New Roman" w:hAnsi="Times New Roman" w:cs="Times New Roman"/>
          <w:b/>
          <w:i/>
          <w:sz w:val="24"/>
          <w:szCs w:val="24"/>
        </w:rPr>
      </w:pPr>
    </w:p>
    <w:p w:rsidR="00BF063C" w:rsidRPr="00FE6707" w:rsidRDefault="005A1EE3" w:rsidP="00FE6707">
      <w:pPr>
        <w:ind w:left="1240" w:hanging="4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1.4.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2-3 galvenie apkopotie secinājumi turpmākajam darbam par visu kritēriju.</w:t>
      </w:r>
    </w:p>
    <w:tbl>
      <w:tblPr>
        <w:tblStyle w:val="ad"/>
        <w:tblW w:w="8445" w:type="dxa"/>
        <w:tblBorders>
          <w:top w:val="nil"/>
          <w:left w:val="nil"/>
          <w:bottom w:val="nil"/>
          <w:right w:val="nil"/>
          <w:insideH w:val="nil"/>
          <w:insideV w:val="nil"/>
        </w:tblBorders>
        <w:tblLayout w:type="fixed"/>
        <w:tblLook w:val="0600" w:firstRow="0" w:lastRow="0" w:firstColumn="0" w:lastColumn="0" w:noHBand="1" w:noVBand="1"/>
      </w:tblPr>
      <w:tblGrid>
        <w:gridCol w:w="8445"/>
      </w:tblGrid>
      <w:tr w:rsidR="00BF063C">
        <w:trPr>
          <w:trHeight w:val="765"/>
        </w:trPr>
        <w:tc>
          <w:tcPr>
            <w:tcW w:w="8445" w:type="dxa"/>
            <w:tcBorders>
              <w:top w:val="nil"/>
              <w:left w:val="nil"/>
              <w:bottom w:val="nil"/>
              <w:right w:val="nil"/>
            </w:tcBorders>
            <w:shd w:val="clear" w:color="auto" w:fill="auto"/>
            <w:tcMar>
              <w:top w:w="0" w:type="dxa"/>
              <w:left w:w="180" w:type="dxa"/>
              <w:bottom w:w="0" w:type="dxa"/>
              <w:right w:w="180" w:type="dxa"/>
            </w:tcMar>
          </w:tcPr>
          <w:p w:rsidR="00BF063C" w:rsidRPr="00FE6707" w:rsidRDefault="005A1EE3" w:rsidP="00FE6707">
            <w:pPr>
              <w:spacing w:before="240"/>
              <w:jc w:val="both"/>
              <w:rPr>
                <w:rFonts w:ascii="Times New Roman" w:eastAsia="Times New Roman" w:hAnsi="Times New Roman" w:cs="Times New Roman"/>
                <w:sz w:val="24"/>
                <w:szCs w:val="24"/>
              </w:rPr>
            </w:pPr>
            <w:r w:rsidRPr="00FE6707">
              <w:rPr>
                <w:rFonts w:ascii="Times New Roman" w:eastAsia="Times New Roman" w:hAnsi="Times New Roman" w:cs="Times New Roman"/>
                <w:sz w:val="24"/>
                <w:szCs w:val="24"/>
              </w:rPr>
              <w:lastRenderedPageBreak/>
              <w:t>Turpināt karjeras izglītības nodrošināšanu. Mācību stundas kvalitātes pilnveide. Struktūras pilnveide.</w:t>
            </w:r>
            <w:r w:rsidR="00FE6707" w:rsidRPr="00FE6707">
              <w:rPr>
                <w:rFonts w:ascii="Times New Roman" w:eastAsia="Times New Roman" w:hAnsi="Times New Roman" w:cs="Times New Roman"/>
                <w:sz w:val="24"/>
                <w:szCs w:val="24"/>
              </w:rPr>
              <w:t xml:space="preserve"> Mācību stundas satura jēgpilna izstrāde.</w:t>
            </w:r>
          </w:p>
        </w:tc>
      </w:tr>
    </w:tbl>
    <w:p w:rsidR="00BF063C" w:rsidRDefault="00BF063C">
      <w:pPr>
        <w:spacing w:before="240"/>
        <w:jc w:val="both"/>
        <w:rPr>
          <w:rFonts w:ascii="Times New Roman" w:eastAsia="Times New Roman" w:hAnsi="Times New Roman" w:cs="Times New Roman"/>
          <w:sz w:val="24"/>
          <w:szCs w:val="24"/>
        </w:rPr>
      </w:pPr>
    </w:p>
    <w:p w:rsidR="00BF063C" w:rsidRDefault="005A1EE3">
      <w:pPr>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 xml:space="preserve">Kritērija “Mācīšana un mācīšanās” kvantitatīvais un kvalitatīvais </w:t>
      </w:r>
      <w:proofErr w:type="spellStart"/>
      <w:r>
        <w:rPr>
          <w:rFonts w:ascii="Times New Roman" w:eastAsia="Times New Roman" w:hAnsi="Times New Roman" w:cs="Times New Roman"/>
          <w:b/>
          <w:sz w:val="24"/>
          <w:szCs w:val="24"/>
        </w:rPr>
        <w:t>izvērtējums</w:t>
      </w:r>
      <w:proofErr w:type="spellEnd"/>
    </w:p>
    <w:p w:rsidR="00BF063C" w:rsidRDefault="005A1EE3">
      <w:pPr>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i/>
          <w:sz w:val="24"/>
          <w:szCs w:val="24"/>
        </w:rPr>
        <w:t>2.1.</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 xml:space="preserve"> Informācija par izglītības iestādes vadības mērķiem un/vai sasniedzamajiem rezultātiem mācību stundu / nodarbību vērošanā 2022./2023.māc.g.</w:t>
      </w:r>
    </w:p>
    <w:p w:rsidR="00BF063C" w:rsidRPr="00D47233" w:rsidRDefault="005A1EE3" w:rsidP="00FE6707">
      <w:pPr>
        <w:spacing w:before="240" w:after="240"/>
        <w:ind w:firstLine="861"/>
        <w:jc w:val="both"/>
        <w:rPr>
          <w:rFonts w:ascii="Times New Roman" w:eastAsia="Times New Roman" w:hAnsi="Times New Roman" w:cs="Times New Roman"/>
          <w:sz w:val="24"/>
          <w:szCs w:val="24"/>
        </w:rPr>
      </w:pPr>
      <w:r w:rsidRPr="00D47233">
        <w:rPr>
          <w:rFonts w:ascii="Times New Roman" w:eastAsia="Times New Roman" w:hAnsi="Times New Roman" w:cs="Times New Roman"/>
          <w:sz w:val="24"/>
          <w:szCs w:val="24"/>
        </w:rPr>
        <w:t>Izglīto</w:t>
      </w:r>
      <w:r w:rsidR="00D47233" w:rsidRPr="00D47233">
        <w:rPr>
          <w:rFonts w:ascii="Times New Roman" w:eastAsia="Times New Roman" w:hAnsi="Times New Roman" w:cs="Times New Roman"/>
          <w:sz w:val="24"/>
          <w:szCs w:val="24"/>
        </w:rPr>
        <w:t xml:space="preserve">jamo </w:t>
      </w:r>
      <w:proofErr w:type="spellStart"/>
      <w:r w:rsidR="00D47233" w:rsidRPr="00D47233">
        <w:rPr>
          <w:rFonts w:ascii="Times New Roman" w:eastAsia="Times New Roman" w:hAnsi="Times New Roman" w:cs="Times New Roman"/>
          <w:sz w:val="24"/>
          <w:szCs w:val="24"/>
        </w:rPr>
        <w:t>tekstpratības</w:t>
      </w:r>
      <w:proofErr w:type="spellEnd"/>
      <w:r w:rsidR="00D47233" w:rsidRPr="00D47233">
        <w:rPr>
          <w:rFonts w:ascii="Times New Roman" w:eastAsia="Times New Roman" w:hAnsi="Times New Roman" w:cs="Times New Roman"/>
          <w:sz w:val="24"/>
          <w:szCs w:val="24"/>
        </w:rPr>
        <w:t xml:space="preserve"> pilnveidošanu</w:t>
      </w:r>
      <w:r w:rsidRPr="00D47233">
        <w:rPr>
          <w:rFonts w:ascii="Times New Roman" w:eastAsia="Times New Roman" w:hAnsi="Times New Roman" w:cs="Times New Roman"/>
          <w:sz w:val="24"/>
          <w:szCs w:val="24"/>
        </w:rPr>
        <w:t xml:space="preserve"> da</w:t>
      </w:r>
      <w:r w:rsidR="00D47233" w:rsidRPr="00D47233">
        <w:rPr>
          <w:rFonts w:ascii="Times New Roman" w:eastAsia="Times New Roman" w:hAnsi="Times New Roman" w:cs="Times New Roman"/>
          <w:sz w:val="24"/>
          <w:szCs w:val="24"/>
        </w:rPr>
        <w:t>žādos mācību priekšmetos, skolotāju prasmi ievērot stundas struktūru, jēgpilni izmantot daudzveidīgas mācību metodes un darba organizācijas formas, kā arī mūsdienu tehnoloģijas, formulēt stundas saturam atbilstošu sasniedzamo rezultātu, nodrošināt kv</w:t>
      </w:r>
      <w:r w:rsidR="005945B2">
        <w:rPr>
          <w:rFonts w:ascii="Times New Roman" w:eastAsia="Times New Roman" w:hAnsi="Times New Roman" w:cs="Times New Roman"/>
          <w:sz w:val="24"/>
          <w:szCs w:val="24"/>
        </w:rPr>
        <w:t xml:space="preserve">alitatīvu atgriezenisko saiti, </w:t>
      </w:r>
      <w:proofErr w:type="spellStart"/>
      <w:r w:rsidR="005945B2">
        <w:rPr>
          <w:rFonts w:ascii="Times New Roman" w:eastAsia="Times New Roman" w:hAnsi="Times New Roman" w:cs="Times New Roman"/>
          <w:sz w:val="24"/>
          <w:szCs w:val="24"/>
        </w:rPr>
        <w:t>pašvadītas</w:t>
      </w:r>
      <w:proofErr w:type="spellEnd"/>
      <w:r w:rsidR="005945B2">
        <w:rPr>
          <w:rFonts w:ascii="Times New Roman" w:eastAsia="Times New Roman" w:hAnsi="Times New Roman" w:cs="Times New Roman"/>
          <w:sz w:val="24"/>
          <w:szCs w:val="24"/>
        </w:rPr>
        <w:t xml:space="preserve"> mācīšanās veicināšanu.</w:t>
      </w:r>
    </w:p>
    <w:p w:rsidR="00BF063C" w:rsidRDefault="005A1EE3">
      <w:pPr>
        <w:ind w:left="1240" w:hanging="4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2.2.</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Informācija par 2022./2023.māc.g. izglītības iestādes iegūtajiem datiem un informāciju no mācību stundu / nodarbību vērošanas. (vērošanā izmantoto anketu / anketām nepieciešams pievienot pašnovērtējuma ziņojuma pielikumā)</w:t>
      </w:r>
    </w:p>
    <w:p w:rsidR="00BF063C" w:rsidRPr="008C0E7F" w:rsidRDefault="005A1EE3" w:rsidP="00803BFE">
      <w:pPr>
        <w:spacing w:before="240"/>
        <w:ind w:left="142" w:firstLine="709"/>
        <w:jc w:val="both"/>
        <w:rPr>
          <w:rFonts w:ascii="Times New Roman" w:eastAsia="Times New Roman" w:hAnsi="Times New Roman" w:cs="Times New Roman"/>
          <w:sz w:val="24"/>
          <w:szCs w:val="24"/>
        </w:rPr>
      </w:pPr>
      <w:r w:rsidRPr="008C0E7F">
        <w:rPr>
          <w:rFonts w:ascii="Times New Roman" w:eastAsia="Times New Roman" w:hAnsi="Times New Roman" w:cs="Times New Roman"/>
          <w:sz w:val="24"/>
          <w:szCs w:val="24"/>
        </w:rPr>
        <w:t xml:space="preserve">Vērotas mācību stundas angļu valodā,  matemātikā, sociālajās zinībās, latviešu valodā, Latvijas un pasaules vēsturē, vizuālajā mākslā, mājturībā un tehnoloģijās u.c. mācību priekšmetos, kā arī sākumskolā. Organizēta savstarpējā mācību stundu vērošana, piem., </w:t>
      </w:r>
      <w:proofErr w:type="spellStart"/>
      <w:r w:rsidRPr="008C0E7F">
        <w:rPr>
          <w:rFonts w:ascii="Times New Roman" w:eastAsia="Times New Roman" w:hAnsi="Times New Roman" w:cs="Times New Roman"/>
          <w:sz w:val="24"/>
          <w:szCs w:val="24"/>
        </w:rPr>
        <w:t>soc.zin</w:t>
      </w:r>
      <w:proofErr w:type="spellEnd"/>
      <w:r w:rsidRPr="008C0E7F">
        <w:rPr>
          <w:rFonts w:ascii="Times New Roman" w:eastAsia="Times New Roman" w:hAnsi="Times New Roman" w:cs="Times New Roman"/>
          <w:sz w:val="24"/>
          <w:szCs w:val="24"/>
        </w:rPr>
        <w:t xml:space="preserve">. un vēsture, matemātika un ģeogrāfija, matemātika un ķīmija u.c. 95% vērotajās stundās konstatēts, ka pedagogi izmanto tekstus skolēnu </w:t>
      </w:r>
      <w:proofErr w:type="spellStart"/>
      <w:r w:rsidRPr="008C0E7F">
        <w:rPr>
          <w:rFonts w:ascii="Times New Roman" w:eastAsia="Times New Roman" w:hAnsi="Times New Roman" w:cs="Times New Roman"/>
          <w:sz w:val="24"/>
          <w:szCs w:val="24"/>
        </w:rPr>
        <w:t>tekstpratības</w:t>
      </w:r>
      <w:proofErr w:type="spellEnd"/>
      <w:r w:rsidRPr="008C0E7F">
        <w:rPr>
          <w:rFonts w:ascii="Times New Roman" w:eastAsia="Times New Roman" w:hAnsi="Times New Roman" w:cs="Times New Roman"/>
          <w:sz w:val="24"/>
          <w:szCs w:val="24"/>
        </w:rPr>
        <w:t xml:space="preserve"> un </w:t>
      </w:r>
      <w:proofErr w:type="spellStart"/>
      <w:r w:rsidRPr="008C0E7F">
        <w:rPr>
          <w:rFonts w:ascii="Times New Roman" w:eastAsia="Times New Roman" w:hAnsi="Times New Roman" w:cs="Times New Roman"/>
          <w:sz w:val="24"/>
          <w:szCs w:val="24"/>
        </w:rPr>
        <w:t>pašvadītas</w:t>
      </w:r>
      <w:proofErr w:type="spellEnd"/>
      <w:r w:rsidRPr="008C0E7F">
        <w:rPr>
          <w:rFonts w:ascii="Times New Roman" w:eastAsia="Times New Roman" w:hAnsi="Times New Roman" w:cs="Times New Roman"/>
          <w:sz w:val="24"/>
          <w:szCs w:val="24"/>
        </w:rPr>
        <w:t xml:space="preserve"> mācīšanās veicināšanai.</w:t>
      </w:r>
      <w:r w:rsidR="00D47233" w:rsidRPr="008C0E7F">
        <w:rPr>
          <w:rFonts w:ascii="Times New Roman" w:eastAsia="Times New Roman" w:hAnsi="Times New Roman" w:cs="Times New Roman"/>
          <w:sz w:val="24"/>
          <w:szCs w:val="24"/>
        </w:rPr>
        <w:t xml:space="preserve"> Turpināt pilnveidot pedagogu prasmi </w:t>
      </w:r>
      <w:r w:rsidR="008C0E7F" w:rsidRPr="008C0E7F">
        <w:rPr>
          <w:rFonts w:ascii="Times New Roman" w:eastAsia="Times New Roman" w:hAnsi="Times New Roman" w:cs="Times New Roman"/>
          <w:sz w:val="24"/>
          <w:szCs w:val="24"/>
        </w:rPr>
        <w:t>veidot mācību stundas, kas atbilst jaunās mācīšanas pieejas principiem, diferencēt un individualizēt mācību procesu.</w:t>
      </w:r>
    </w:p>
    <w:p w:rsidR="00BF063C" w:rsidRDefault="00BF063C">
      <w:pPr>
        <w:ind w:left="1240" w:hanging="440"/>
        <w:jc w:val="both"/>
        <w:rPr>
          <w:rFonts w:ascii="Times New Roman" w:eastAsia="Times New Roman" w:hAnsi="Times New Roman" w:cs="Times New Roman"/>
          <w:b/>
          <w:i/>
          <w:sz w:val="24"/>
          <w:szCs w:val="24"/>
        </w:rPr>
      </w:pPr>
    </w:p>
    <w:p w:rsidR="00BF063C" w:rsidRDefault="005A1EE3" w:rsidP="00175DE6">
      <w:pPr>
        <w:ind w:left="1240" w:hanging="4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2.3.</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 xml:space="preserve"> Informācija par izglītības iestādes iegūtajiem 2-3 galvenajiem secinājumiem par mācību stundu vērošanā iegūtajiem datiem un informāciju:</w:t>
      </w:r>
    </w:p>
    <w:tbl>
      <w:tblPr>
        <w:tblStyle w:val="ae"/>
        <w:tblW w:w="14167" w:type="dxa"/>
        <w:tblBorders>
          <w:top w:val="nil"/>
          <w:left w:val="nil"/>
          <w:bottom w:val="nil"/>
          <w:right w:val="nil"/>
          <w:insideH w:val="nil"/>
          <w:insideV w:val="nil"/>
        </w:tblBorders>
        <w:tblLayout w:type="fixed"/>
        <w:tblLook w:val="0600" w:firstRow="0" w:lastRow="0" w:firstColumn="0" w:lastColumn="0" w:noHBand="1" w:noVBand="1"/>
      </w:tblPr>
      <w:tblGrid>
        <w:gridCol w:w="6513"/>
        <w:gridCol w:w="7654"/>
      </w:tblGrid>
      <w:tr w:rsidR="00BF063C" w:rsidTr="00E8534F">
        <w:trPr>
          <w:trHeight w:val="555"/>
        </w:trPr>
        <w:tc>
          <w:tcPr>
            <w:tcW w:w="6513"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72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Izglītības </w:t>
            </w:r>
            <w:r>
              <w:rPr>
                <w:rFonts w:ascii="Times New Roman" w:eastAsia="Times New Roman" w:hAnsi="Times New Roman" w:cs="Times New Roman"/>
                <w:b/>
                <w:i/>
                <w:sz w:val="24"/>
                <w:szCs w:val="24"/>
                <w:u w:val="single"/>
              </w:rPr>
              <w:t>iestādes vadības</w:t>
            </w:r>
            <w:r>
              <w:rPr>
                <w:rFonts w:ascii="Times New Roman" w:eastAsia="Times New Roman" w:hAnsi="Times New Roman" w:cs="Times New Roman"/>
                <w:b/>
                <w:i/>
                <w:sz w:val="24"/>
                <w:szCs w:val="24"/>
              </w:rPr>
              <w:t xml:space="preserve"> un dibinātāja iegūtie secinājumi</w:t>
            </w:r>
          </w:p>
        </w:tc>
        <w:tc>
          <w:tcPr>
            <w:tcW w:w="7654"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72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w:t>
            </w:r>
          </w:p>
        </w:tc>
      </w:tr>
      <w:tr w:rsidR="00BF063C" w:rsidTr="00E8534F">
        <w:trPr>
          <w:trHeight w:val="555"/>
        </w:trPr>
        <w:tc>
          <w:tcPr>
            <w:tcW w:w="6513"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72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Izglītības iestādes </w:t>
            </w:r>
            <w:r>
              <w:rPr>
                <w:rFonts w:ascii="Times New Roman" w:eastAsia="Times New Roman" w:hAnsi="Times New Roman" w:cs="Times New Roman"/>
                <w:b/>
                <w:i/>
                <w:sz w:val="24"/>
                <w:szCs w:val="24"/>
                <w:u w:val="single"/>
              </w:rPr>
              <w:t>Pedagoģiskās padomes</w:t>
            </w:r>
            <w:r>
              <w:rPr>
                <w:rFonts w:ascii="Times New Roman" w:eastAsia="Times New Roman" w:hAnsi="Times New Roman" w:cs="Times New Roman"/>
                <w:b/>
                <w:i/>
                <w:sz w:val="24"/>
                <w:szCs w:val="24"/>
              </w:rPr>
              <w:t xml:space="preserve"> iegūtie secinājumi</w:t>
            </w:r>
          </w:p>
        </w:tc>
        <w:tc>
          <w:tcPr>
            <w:tcW w:w="765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Svešvalodu skolotāju piesaiste.</w:t>
            </w:r>
          </w:p>
          <w:p w:rsidR="00BF063C" w:rsidRDefault="00057FCA">
            <w:pPr>
              <w:rPr>
                <w:rFonts w:ascii="Times New Roman" w:eastAsia="Times New Roman" w:hAnsi="Times New Roman" w:cs="Times New Roman"/>
                <w:sz w:val="24"/>
                <w:szCs w:val="24"/>
              </w:rPr>
            </w:pPr>
            <w:r>
              <w:rPr>
                <w:rFonts w:ascii="Times New Roman" w:eastAsia="Times New Roman" w:hAnsi="Times New Roman" w:cs="Times New Roman"/>
                <w:sz w:val="24"/>
                <w:szCs w:val="24"/>
              </w:rPr>
              <w:t>Telpu trūkums, kas traucē kvalitatīvi vadīt</w:t>
            </w:r>
            <w:r w:rsidR="005A1EE3">
              <w:rPr>
                <w:rFonts w:ascii="Times New Roman" w:eastAsia="Times New Roman" w:hAnsi="Times New Roman" w:cs="Times New Roman"/>
                <w:sz w:val="24"/>
                <w:szCs w:val="24"/>
              </w:rPr>
              <w:t xml:space="preserve"> nodarbības.</w:t>
            </w:r>
          </w:p>
          <w:p w:rsidR="00BF063C" w:rsidRDefault="005945B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95% no visām vērotajām stundām tiek pilnveidota lasītprasme un veicināta </w:t>
            </w:r>
            <w:proofErr w:type="spellStart"/>
            <w:r>
              <w:rPr>
                <w:rFonts w:ascii="Times New Roman" w:eastAsia="Times New Roman" w:hAnsi="Times New Roman" w:cs="Times New Roman"/>
                <w:sz w:val="24"/>
                <w:szCs w:val="24"/>
              </w:rPr>
              <w:t>pašvadīta</w:t>
            </w:r>
            <w:proofErr w:type="spellEnd"/>
            <w:r>
              <w:rPr>
                <w:rFonts w:ascii="Times New Roman" w:eastAsia="Times New Roman" w:hAnsi="Times New Roman" w:cs="Times New Roman"/>
                <w:sz w:val="24"/>
                <w:szCs w:val="24"/>
              </w:rPr>
              <w:t xml:space="preserve"> mācīšanās.</w:t>
            </w:r>
          </w:p>
        </w:tc>
      </w:tr>
    </w:tbl>
    <w:p w:rsidR="00BF063C" w:rsidRDefault="00BF063C">
      <w:pPr>
        <w:spacing w:before="240"/>
        <w:jc w:val="both"/>
        <w:rPr>
          <w:rFonts w:ascii="Times New Roman" w:eastAsia="Times New Roman" w:hAnsi="Times New Roman" w:cs="Times New Roman"/>
          <w:b/>
          <w:sz w:val="24"/>
          <w:szCs w:val="24"/>
        </w:rPr>
      </w:pPr>
    </w:p>
    <w:p w:rsidR="00BF063C" w:rsidRPr="001707DE" w:rsidRDefault="005A1EE3">
      <w:pPr>
        <w:ind w:left="1240" w:hanging="440"/>
        <w:jc w:val="both"/>
        <w:rPr>
          <w:rFonts w:ascii="Times New Roman" w:eastAsia="Times New Roman" w:hAnsi="Times New Roman" w:cs="Times New Roman"/>
          <w:b/>
          <w:i/>
          <w:sz w:val="24"/>
          <w:szCs w:val="24"/>
        </w:rPr>
      </w:pPr>
      <w:r w:rsidRPr="001707DE">
        <w:rPr>
          <w:rFonts w:ascii="Times New Roman" w:eastAsia="Times New Roman" w:hAnsi="Times New Roman" w:cs="Times New Roman"/>
          <w:b/>
          <w:i/>
          <w:sz w:val="24"/>
          <w:szCs w:val="24"/>
        </w:rPr>
        <w:t>2.4.</w:t>
      </w:r>
      <w:r w:rsidRPr="001707DE">
        <w:rPr>
          <w:rFonts w:ascii="Times New Roman" w:eastAsia="Times New Roman" w:hAnsi="Times New Roman" w:cs="Times New Roman"/>
          <w:sz w:val="14"/>
          <w:szCs w:val="14"/>
        </w:rPr>
        <w:t xml:space="preserve">   </w:t>
      </w:r>
      <w:proofErr w:type="spellStart"/>
      <w:r w:rsidRPr="001707DE">
        <w:rPr>
          <w:rFonts w:ascii="Times New Roman" w:eastAsia="Times New Roman" w:hAnsi="Times New Roman" w:cs="Times New Roman"/>
          <w:b/>
          <w:i/>
          <w:sz w:val="24"/>
          <w:szCs w:val="24"/>
        </w:rPr>
        <w:t>Pašvērtēšanā</w:t>
      </w:r>
      <w:proofErr w:type="spellEnd"/>
      <w:r>
        <w:rPr>
          <w:rFonts w:ascii="Times New Roman" w:eastAsia="Times New Roman" w:hAnsi="Times New Roman" w:cs="Times New Roman"/>
          <w:b/>
          <w:i/>
          <w:sz w:val="24"/>
          <w:szCs w:val="24"/>
        </w:rPr>
        <w:t xml:space="preserve"> izmantotā kvalitātes vērtēšanas metode (-es): </w:t>
      </w:r>
      <w:r w:rsidR="001707DE">
        <w:rPr>
          <w:rFonts w:ascii="Times New Roman" w:eastAsia="Times New Roman" w:hAnsi="Times New Roman" w:cs="Times New Roman"/>
          <w:b/>
          <w:i/>
          <w:sz w:val="24"/>
          <w:szCs w:val="24"/>
        </w:rPr>
        <w:t xml:space="preserve">aptauja, e-klases </w:t>
      </w:r>
      <w:proofErr w:type="spellStart"/>
      <w:r w:rsidR="001707DE">
        <w:rPr>
          <w:rFonts w:ascii="Times New Roman" w:eastAsia="Times New Roman" w:hAnsi="Times New Roman" w:cs="Times New Roman"/>
          <w:b/>
          <w:i/>
          <w:sz w:val="24"/>
          <w:szCs w:val="24"/>
        </w:rPr>
        <w:t>izvērtējums</w:t>
      </w:r>
      <w:proofErr w:type="spellEnd"/>
      <w:r w:rsidR="001707DE">
        <w:rPr>
          <w:rFonts w:ascii="Times New Roman" w:eastAsia="Times New Roman" w:hAnsi="Times New Roman" w:cs="Times New Roman"/>
          <w:b/>
          <w:i/>
          <w:sz w:val="24"/>
          <w:szCs w:val="24"/>
        </w:rPr>
        <w:t>, pārrunas</w:t>
      </w:r>
      <w:r w:rsidR="00041D62">
        <w:rPr>
          <w:rFonts w:ascii="Times New Roman" w:eastAsia="Times New Roman" w:hAnsi="Times New Roman" w:cs="Times New Roman"/>
          <w:b/>
          <w:i/>
          <w:sz w:val="24"/>
          <w:szCs w:val="24"/>
        </w:rPr>
        <w:t>.</w:t>
      </w:r>
    </w:p>
    <w:p w:rsidR="00BF063C" w:rsidRDefault="005A1EE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pPr>
        <w:ind w:left="1240" w:hanging="4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2.5.</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 xml:space="preserve">Kritērija “Mācīšana un mācīšanās” </w:t>
      </w:r>
      <w:proofErr w:type="spellStart"/>
      <w:r>
        <w:rPr>
          <w:rFonts w:ascii="Times New Roman" w:eastAsia="Times New Roman" w:hAnsi="Times New Roman" w:cs="Times New Roman"/>
          <w:b/>
          <w:i/>
          <w:sz w:val="24"/>
          <w:szCs w:val="24"/>
        </w:rPr>
        <w:t>pašvērtēšanā</w:t>
      </w:r>
      <w:proofErr w:type="spellEnd"/>
      <w:r>
        <w:rPr>
          <w:rFonts w:ascii="Times New Roman" w:eastAsia="Times New Roman" w:hAnsi="Times New Roman" w:cs="Times New Roman"/>
          <w:b/>
          <w:i/>
          <w:sz w:val="24"/>
          <w:szCs w:val="24"/>
        </w:rPr>
        <w:t xml:space="preserve"> iegūtais rezultāts atbilst kvalitātes vērtējuma līmenim</w:t>
      </w:r>
      <w:r w:rsidR="001707DE">
        <w:rPr>
          <w:rFonts w:ascii="Times New Roman" w:eastAsia="Times New Roman" w:hAnsi="Times New Roman" w:cs="Times New Roman"/>
          <w:b/>
          <w:i/>
          <w:sz w:val="24"/>
          <w:szCs w:val="24"/>
        </w:rPr>
        <w:t xml:space="preserve"> </w:t>
      </w:r>
      <w:r>
        <w:rPr>
          <w:rFonts w:ascii="Times New Roman" w:eastAsia="Times New Roman" w:hAnsi="Times New Roman" w:cs="Times New Roman"/>
          <w:b/>
          <w:i/>
          <w:sz w:val="24"/>
          <w:szCs w:val="24"/>
        </w:rPr>
        <w:t xml:space="preserve">- </w:t>
      </w:r>
      <w:r w:rsidR="00FB4F16">
        <w:rPr>
          <w:rFonts w:ascii="Times New Roman" w:eastAsia="Times New Roman" w:hAnsi="Times New Roman" w:cs="Times New Roman"/>
          <w:b/>
          <w:i/>
          <w:sz w:val="24"/>
          <w:szCs w:val="24"/>
        </w:rPr>
        <w:t>Labi</w:t>
      </w:r>
      <w:r>
        <w:rPr>
          <w:rFonts w:ascii="Times New Roman" w:eastAsia="Times New Roman" w:hAnsi="Times New Roman" w:cs="Times New Roman"/>
          <w:b/>
          <w:i/>
          <w:sz w:val="24"/>
          <w:szCs w:val="24"/>
        </w:rPr>
        <w:t>.</w:t>
      </w:r>
    </w:p>
    <w:p w:rsidR="00BF063C" w:rsidRDefault="005A1EE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
        <w:tblW w:w="14167" w:type="dxa"/>
        <w:tblBorders>
          <w:top w:val="nil"/>
          <w:left w:val="nil"/>
          <w:bottom w:val="nil"/>
          <w:right w:val="nil"/>
          <w:insideH w:val="nil"/>
          <w:insideV w:val="nil"/>
        </w:tblBorders>
        <w:tblLayout w:type="fixed"/>
        <w:tblLook w:val="0600" w:firstRow="0" w:lastRow="0" w:firstColumn="0" w:lastColumn="0" w:noHBand="1" w:noVBand="1"/>
      </w:tblPr>
      <w:tblGrid>
        <w:gridCol w:w="1204"/>
        <w:gridCol w:w="4317"/>
        <w:gridCol w:w="1984"/>
        <w:gridCol w:w="3260"/>
        <w:gridCol w:w="3402"/>
      </w:tblGrid>
      <w:tr w:rsidR="00BF063C" w:rsidTr="00EB2B56">
        <w:trPr>
          <w:trHeight w:val="825"/>
        </w:trPr>
        <w:tc>
          <w:tcPr>
            <w:tcW w:w="1204"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900" w:hanging="1440"/>
              <w:rPr>
                <w:rFonts w:ascii="Times New Roman" w:eastAsia="Times New Roman" w:hAnsi="Times New Roman" w:cs="Times New Roman"/>
              </w:rPr>
            </w:pPr>
            <w:r>
              <w:rPr>
                <w:rFonts w:ascii="Times New Roman" w:eastAsia="Times New Roman" w:hAnsi="Times New Roman" w:cs="Times New Roman"/>
              </w:rPr>
              <w:t>NPK</w:t>
            </w:r>
          </w:p>
        </w:tc>
        <w:tc>
          <w:tcPr>
            <w:tcW w:w="4317"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rPr>
            </w:pPr>
            <w:r>
              <w:rPr>
                <w:rFonts w:ascii="Times New Roman" w:eastAsia="Times New Roman" w:hAnsi="Times New Roman" w:cs="Times New Roman"/>
              </w:rPr>
              <w:t>Rezultatīvā rādītāja nosaukums</w:t>
            </w:r>
          </w:p>
        </w:tc>
        <w:tc>
          <w:tcPr>
            <w:tcW w:w="1984"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rPr>
            </w:pPr>
            <w:r>
              <w:rPr>
                <w:rFonts w:ascii="Times New Roman" w:eastAsia="Times New Roman" w:hAnsi="Times New Roman" w:cs="Times New Roman"/>
              </w:rPr>
              <w:t>Kvalitātes līmeņa vērtējums punktos</w:t>
            </w:r>
          </w:p>
        </w:tc>
        <w:tc>
          <w:tcPr>
            <w:tcW w:w="326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rPr>
            </w:pPr>
            <w:r>
              <w:rPr>
                <w:rFonts w:ascii="Times New Roman" w:eastAsia="Times New Roman" w:hAnsi="Times New Roman" w:cs="Times New Roman"/>
              </w:rPr>
              <w:t>Stiprās puses</w:t>
            </w:r>
          </w:p>
        </w:tc>
        <w:tc>
          <w:tcPr>
            <w:tcW w:w="3402"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rPr>
            </w:pPr>
            <w:r>
              <w:rPr>
                <w:rFonts w:ascii="Times New Roman" w:eastAsia="Times New Roman" w:hAnsi="Times New Roman" w:cs="Times New Roman"/>
              </w:rPr>
              <w:t>Turpmākās attīstības vajadzības</w:t>
            </w:r>
          </w:p>
        </w:tc>
      </w:tr>
      <w:tr w:rsidR="00BF063C" w:rsidTr="00EB2B56">
        <w:trPr>
          <w:trHeight w:val="1635"/>
        </w:trPr>
        <w:tc>
          <w:tcPr>
            <w:tcW w:w="120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900" w:hanging="1440"/>
              <w:jc w:val="both"/>
              <w:rPr>
                <w:rFonts w:ascii="Times New Roman" w:eastAsia="Times New Roman" w:hAnsi="Times New Roman" w:cs="Times New Roman"/>
              </w:rPr>
            </w:pPr>
            <w:r>
              <w:rPr>
                <w:rFonts w:ascii="Times New Roman" w:eastAsia="Times New Roman" w:hAnsi="Times New Roman" w:cs="Times New Roman"/>
              </w:rPr>
              <w:t>2.5.1.</w:t>
            </w:r>
          </w:p>
        </w:tc>
        <w:tc>
          <w:tcPr>
            <w:tcW w:w="43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izveidotā sistēma datu ieguvei par mācīšanas un mācīšanās kvalitāti un tās pilnveidei (pielikumā jāpievieno mācību stundu/nodarbību vērošanā izmantotās anketas)</w:t>
            </w:r>
          </w:p>
        </w:tc>
        <w:tc>
          <w:tcPr>
            <w:tcW w:w="198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707DE">
              <w:rPr>
                <w:rFonts w:ascii="Times New Roman" w:eastAsia="Times New Roman" w:hAnsi="Times New Roman" w:cs="Times New Roman"/>
              </w:rPr>
              <w:t>3</w:t>
            </w:r>
          </w:p>
        </w:tc>
        <w:tc>
          <w:tcPr>
            <w:tcW w:w="3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iestādē izstrādāts grafiks - skolotāju, atbalsta personāla datu ieguvei. E klases žurnāla izmantošana.</w:t>
            </w:r>
          </w:p>
        </w:tc>
        <w:tc>
          <w:tcPr>
            <w:tcW w:w="340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Izstrādāt </w:t>
            </w:r>
            <w:proofErr w:type="spellStart"/>
            <w:r>
              <w:rPr>
                <w:rFonts w:ascii="Times New Roman" w:eastAsia="Times New Roman" w:hAnsi="Times New Roman" w:cs="Times New Roman"/>
                <w:sz w:val="24"/>
                <w:szCs w:val="24"/>
              </w:rPr>
              <w:t>Edurio</w:t>
            </w:r>
            <w:proofErr w:type="spellEnd"/>
            <w:r>
              <w:rPr>
                <w:rFonts w:ascii="Times New Roman" w:eastAsia="Times New Roman" w:hAnsi="Times New Roman" w:cs="Times New Roman"/>
                <w:sz w:val="24"/>
                <w:szCs w:val="24"/>
              </w:rPr>
              <w:t xml:space="preserve"> aptauju datu ieguvei 2 x mācību gadā.</w:t>
            </w:r>
          </w:p>
          <w:p w:rsidR="00BF063C" w:rsidRDefault="005A1EE3">
            <w:pPr>
              <w:rPr>
                <w:rFonts w:ascii="Times New Roman" w:eastAsia="Times New Roman" w:hAnsi="Times New Roman" w:cs="Times New Roman"/>
              </w:rPr>
            </w:pPr>
            <w:r>
              <w:rPr>
                <w:rFonts w:ascii="Times New Roman" w:eastAsia="Times New Roman" w:hAnsi="Times New Roman" w:cs="Times New Roman"/>
              </w:rPr>
              <w:t xml:space="preserve"> </w:t>
            </w:r>
          </w:p>
        </w:tc>
      </w:tr>
      <w:tr w:rsidR="00BF063C" w:rsidTr="00EB2B56">
        <w:trPr>
          <w:trHeight w:val="825"/>
        </w:trPr>
        <w:tc>
          <w:tcPr>
            <w:tcW w:w="120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900" w:hanging="1440"/>
              <w:jc w:val="both"/>
              <w:rPr>
                <w:rFonts w:ascii="Times New Roman" w:eastAsia="Times New Roman" w:hAnsi="Times New Roman" w:cs="Times New Roman"/>
              </w:rPr>
            </w:pPr>
            <w:r>
              <w:rPr>
                <w:rFonts w:ascii="Times New Roman" w:eastAsia="Times New Roman" w:hAnsi="Times New Roman" w:cs="Times New Roman"/>
              </w:rPr>
              <w:t>2.5.2.</w:t>
            </w:r>
          </w:p>
        </w:tc>
        <w:tc>
          <w:tcPr>
            <w:tcW w:w="43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procesa plānošanas un īstenošanas efektivitāte un kvalitāte</w:t>
            </w:r>
          </w:p>
        </w:tc>
        <w:tc>
          <w:tcPr>
            <w:tcW w:w="198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707DE">
              <w:rPr>
                <w:rFonts w:ascii="Times New Roman" w:eastAsia="Times New Roman" w:hAnsi="Times New Roman" w:cs="Times New Roman"/>
              </w:rPr>
              <w:t>3</w:t>
            </w:r>
          </w:p>
        </w:tc>
        <w:tc>
          <w:tcPr>
            <w:tcW w:w="3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ins w:id="2" w:author="Sarmite Freimane" w:date="2023-10-18T20:17:00Z"/>
                <w:rFonts w:ascii="Times New Roman" w:eastAsia="Times New Roman" w:hAnsi="Times New Roman" w:cs="Times New Roman"/>
              </w:rPr>
            </w:pPr>
            <w:r>
              <w:rPr>
                <w:rFonts w:ascii="Times New Roman" w:eastAsia="Times New Roman" w:hAnsi="Times New Roman" w:cs="Times New Roman"/>
              </w:rPr>
              <w:t>Metodisko līdzekļu nodrošinājums mācību stundām</w:t>
            </w:r>
          </w:p>
          <w:p w:rsidR="00BF063C" w:rsidRDefault="00BF063C">
            <w:pPr>
              <w:rPr>
                <w:rFonts w:ascii="Times New Roman" w:eastAsia="Times New Roman" w:hAnsi="Times New Roman" w:cs="Times New Roman"/>
              </w:rPr>
            </w:pPr>
          </w:p>
        </w:tc>
        <w:tc>
          <w:tcPr>
            <w:tcW w:w="340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rFonts w:ascii="Times New Roman" w:eastAsia="Times New Roman" w:hAnsi="Times New Roman" w:cs="Times New Roman"/>
              </w:rPr>
            </w:pPr>
            <w:r>
              <w:rPr>
                <w:rFonts w:ascii="Times New Roman" w:eastAsia="Times New Roman" w:hAnsi="Times New Roman" w:cs="Times New Roman"/>
              </w:rPr>
              <w:t>Iesaistot MJ vadītājus</w:t>
            </w:r>
          </w:p>
          <w:p w:rsidR="00BF063C" w:rsidRDefault="005A1EE3">
            <w:pPr>
              <w:rPr>
                <w:rFonts w:ascii="Times New Roman" w:eastAsia="Times New Roman" w:hAnsi="Times New Roman" w:cs="Times New Roman"/>
                <w:color w:val="00B050"/>
              </w:rPr>
            </w:pPr>
            <w:r w:rsidRPr="00DC4AA0">
              <w:rPr>
                <w:rFonts w:ascii="Times New Roman" w:eastAsia="Times New Roman" w:hAnsi="Times New Roman" w:cs="Times New Roman"/>
              </w:rPr>
              <w:t>sniegt atbalstu pedagogiem efektīvu  stundu tematisko plānu izveidē.</w:t>
            </w:r>
          </w:p>
        </w:tc>
      </w:tr>
      <w:tr w:rsidR="00BF063C" w:rsidTr="00ED2120">
        <w:trPr>
          <w:trHeight w:val="2537"/>
        </w:trPr>
        <w:tc>
          <w:tcPr>
            <w:tcW w:w="120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900" w:hanging="1440"/>
              <w:jc w:val="both"/>
              <w:rPr>
                <w:rFonts w:ascii="Times New Roman" w:eastAsia="Times New Roman" w:hAnsi="Times New Roman" w:cs="Times New Roman"/>
                <w:highlight w:val="yellow"/>
              </w:rPr>
            </w:pPr>
            <w:r>
              <w:rPr>
                <w:rFonts w:ascii="Times New Roman" w:eastAsia="Times New Roman" w:hAnsi="Times New Roman" w:cs="Times New Roman"/>
                <w:highlight w:val="yellow"/>
              </w:rPr>
              <w:lastRenderedPageBreak/>
              <w:t>2.5.3.</w:t>
            </w:r>
          </w:p>
        </w:tc>
        <w:tc>
          <w:tcPr>
            <w:tcW w:w="43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Pr="00766F3B" w:rsidRDefault="005A1EE3">
            <w:pPr>
              <w:spacing w:before="240"/>
              <w:rPr>
                <w:rFonts w:ascii="Times New Roman" w:eastAsia="Times New Roman" w:hAnsi="Times New Roman" w:cs="Times New Roman"/>
              </w:rPr>
            </w:pPr>
            <w:r w:rsidRPr="00766F3B">
              <w:rPr>
                <w:rFonts w:ascii="Times New Roman" w:eastAsia="Times New Roman" w:hAnsi="Times New Roman" w:cs="Times New Roman"/>
              </w:rPr>
              <w:t xml:space="preserve">Izglītības procesa diferenciācija, individualizācija un </w:t>
            </w:r>
            <w:proofErr w:type="spellStart"/>
            <w:r w:rsidRPr="00766F3B">
              <w:rPr>
                <w:rFonts w:ascii="Times New Roman" w:eastAsia="Times New Roman" w:hAnsi="Times New Roman" w:cs="Times New Roman"/>
              </w:rPr>
              <w:t>personalizācija</w:t>
            </w:r>
            <w:proofErr w:type="spellEnd"/>
          </w:p>
        </w:tc>
        <w:tc>
          <w:tcPr>
            <w:tcW w:w="198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707DE">
              <w:rPr>
                <w:rFonts w:ascii="Times New Roman" w:eastAsia="Times New Roman" w:hAnsi="Times New Roman" w:cs="Times New Roman"/>
              </w:rPr>
              <w:t>3</w:t>
            </w:r>
          </w:p>
        </w:tc>
        <w:tc>
          <w:tcPr>
            <w:tcW w:w="3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rFonts w:ascii="Times New Roman" w:eastAsia="Times New Roman" w:hAnsi="Times New Roman" w:cs="Times New Roman"/>
              </w:rPr>
            </w:pPr>
            <w:r>
              <w:rPr>
                <w:rFonts w:ascii="Times New Roman" w:eastAsia="Times New Roman" w:hAnsi="Times New Roman" w:cs="Times New Roman"/>
              </w:rPr>
              <w:t xml:space="preserve">Diferencēts skolotāju darbs stundu laikā, izvērtējot skolēnu spējas. </w:t>
            </w:r>
            <w:proofErr w:type="spellStart"/>
            <w:r>
              <w:rPr>
                <w:rFonts w:ascii="Times New Roman" w:eastAsia="Times New Roman" w:hAnsi="Times New Roman" w:cs="Times New Roman"/>
              </w:rPr>
              <w:t>Personalizācijā</w:t>
            </w:r>
            <w:proofErr w:type="spellEnd"/>
            <w:r>
              <w:rPr>
                <w:rFonts w:ascii="Times New Roman" w:eastAsia="Times New Roman" w:hAnsi="Times New Roman" w:cs="Times New Roman"/>
              </w:rPr>
              <w:t xml:space="preserve"> piesaistīts atbalsta personāls. Izstrādāti individuālie plāni. Darbs ar talantīgajiem bērniem. 1.-3.klasei fakultatīvās nodarbības matemātisko spēju attīstīšanai, lasītprasmes pilnveidošanai.</w:t>
            </w:r>
          </w:p>
        </w:tc>
        <w:tc>
          <w:tcPr>
            <w:tcW w:w="340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766F3B">
            <w:pPr>
              <w:rPr>
                <w:rFonts w:ascii="Times New Roman" w:eastAsia="Times New Roman" w:hAnsi="Times New Roman" w:cs="Times New Roman"/>
              </w:rPr>
            </w:pPr>
            <w:r>
              <w:rPr>
                <w:rFonts w:ascii="Times New Roman" w:eastAsia="Times New Roman" w:hAnsi="Times New Roman" w:cs="Times New Roman"/>
              </w:rPr>
              <w:t>Palielināt konsultāciju skaitu mācību priekšmetos. Noteikt individuālo darbu pie speciālā pedagoga.</w:t>
            </w:r>
          </w:p>
          <w:p w:rsidR="00BF063C" w:rsidRDefault="005A1EE3" w:rsidP="00766F3B">
            <w:pPr>
              <w:rPr>
                <w:rFonts w:ascii="Times New Roman" w:eastAsia="Times New Roman" w:hAnsi="Times New Roman" w:cs="Times New Roman"/>
                <w:color w:val="00B050"/>
              </w:rPr>
            </w:pPr>
            <w:r w:rsidRPr="00C33AFF">
              <w:rPr>
                <w:rFonts w:ascii="Times New Roman" w:eastAsia="Times New Roman" w:hAnsi="Times New Roman" w:cs="Times New Roman"/>
              </w:rPr>
              <w:t>Nodrošināt logopēda atbalstu (pēc vajadzības) arī pamatskolas posma izglītojamajiem.</w:t>
            </w:r>
          </w:p>
        </w:tc>
      </w:tr>
      <w:tr w:rsidR="00BF063C" w:rsidTr="00EB2B56">
        <w:trPr>
          <w:trHeight w:val="555"/>
        </w:trPr>
        <w:tc>
          <w:tcPr>
            <w:tcW w:w="120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900" w:hanging="1440"/>
              <w:jc w:val="both"/>
              <w:rPr>
                <w:rFonts w:ascii="Times New Roman" w:eastAsia="Times New Roman" w:hAnsi="Times New Roman" w:cs="Times New Roman"/>
              </w:rPr>
            </w:pPr>
            <w:r>
              <w:rPr>
                <w:rFonts w:ascii="Times New Roman" w:eastAsia="Times New Roman" w:hAnsi="Times New Roman" w:cs="Times New Roman"/>
              </w:rPr>
              <w:t>2.5.4.</w:t>
            </w:r>
          </w:p>
        </w:tc>
        <w:tc>
          <w:tcPr>
            <w:tcW w:w="43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Izglītības procesa īstenošanas kvalitāte attālinātajās mācībās</w:t>
            </w:r>
          </w:p>
        </w:tc>
        <w:tc>
          <w:tcPr>
            <w:tcW w:w="198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707DE">
              <w:rPr>
                <w:rFonts w:ascii="Times New Roman" w:eastAsia="Times New Roman" w:hAnsi="Times New Roman" w:cs="Times New Roman"/>
              </w:rPr>
              <w:t>2</w:t>
            </w:r>
          </w:p>
        </w:tc>
        <w:tc>
          <w:tcPr>
            <w:tcW w:w="3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Pr="00C33AFF" w:rsidRDefault="005A1EE3" w:rsidP="00766F3B">
            <w:pPr>
              <w:rPr>
                <w:rFonts w:ascii="Times New Roman" w:eastAsia="Times New Roman" w:hAnsi="Times New Roman" w:cs="Times New Roman"/>
                <w:sz w:val="24"/>
                <w:szCs w:val="24"/>
              </w:rPr>
            </w:pPr>
            <w:r w:rsidRPr="00C33AFF">
              <w:rPr>
                <w:rFonts w:ascii="Times New Roman" w:eastAsia="Times New Roman" w:hAnsi="Times New Roman" w:cs="Times New Roman"/>
                <w:sz w:val="24"/>
                <w:szCs w:val="24"/>
              </w:rPr>
              <w:t>Vairāki skolotāji apguvuši noderīgas IT prasmes, lai mācību procesu varētu vadīt attā</w:t>
            </w:r>
            <w:r w:rsidR="00EB2B56">
              <w:rPr>
                <w:rFonts w:ascii="Times New Roman" w:eastAsia="Times New Roman" w:hAnsi="Times New Roman" w:cs="Times New Roman"/>
                <w:sz w:val="24"/>
                <w:szCs w:val="24"/>
              </w:rPr>
              <w:t>l</w:t>
            </w:r>
            <w:r w:rsidRPr="00C33AFF">
              <w:rPr>
                <w:rFonts w:ascii="Times New Roman" w:eastAsia="Times New Roman" w:hAnsi="Times New Roman" w:cs="Times New Roman"/>
                <w:sz w:val="24"/>
                <w:szCs w:val="24"/>
              </w:rPr>
              <w:t xml:space="preserve">ināti pēc iespējas kvalitatīvāk. </w:t>
            </w:r>
          </w:p>
          <w:p w:rsidR="00BF063C" w:rsidRPr="00C33AFF" w:rsidRDefault="005A1EE3">
            <w:pPr>
              <w:jc w:val="both"/>
              <w:rPr>
                <w:rFonts w:ascii="Times New Roman" w:eastAsia="Times New Roman" w:hAnsi="Times New Roman" w:cs="Times New Roman"/>
                <w:sz w:val="24"/>
                <w:szCs w:val="24"/>
              </w:rPr>
            </w:pPr>
            <w:r w:rsidRPr="00C33AFF">
              <w:rPr>
                <w:rFonts w:ascii="Times New Roman" w:eastAsia="Times New Roman" w:hAnsi="Times New Roman" w:cs="Times New Roman"/>
                <w:sz w:val="24"/>
                <w:szCs w:val="24"/>
              </w:rPr>
              <w:t xml:space="preserve">Atsevišķu skolēnu sasniegumi (piemēram, skatuves runas video konkursā, Valsts diagnostikas darbos, kas tika organizēti tiešsaistē attālināto mācību laikā) liecina, ka īpaši motivēti skolēni spēj sekmīgi strādāt arī attālināti. </w:t>
            </w:r>
          </w:p>
        </w:tc>
        <w:tc>
          <w:tcPr>
            <w:tcW w:w="340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Pr="006A2980" w:rsidRDefault="00060C02" w:rsidP="00766F3B">
            <w:pPr>
              <w:rPr>
                <w:rFonts w:ascii="Times New Roman" w:eastAsia="Times New Roman" w:hAnsi="Times New Roman" w:cs="Times New Roman"/>
              </w:rPr>
            </w:pPr>
            <w:r w:rsidRPr="00060C02">
              <w:rPr>
                <w:rFonts w:ascii="Times New Roman" w:eastAsia="Times New Roman" w:hAnsi="Times New Roman" w:cs="Times New Roman"/>
              </w:rPr>
              <w:t xml:space="preserve">Sniegt atbalstu skolēniem, kuriem ir nepiemēroti apstākļi attālinātajām mācībām (materiālais atbalsts (datori, kameras, austiņas), iespēja apmeklēt </w:t>
            </w:r>
            <w:r>
              <w:rPr>
                <w:rFonts w:ascii="Times New Roman" w:eastAsia="Times New Roman" w:hAnsi="Times New Roman" w:cs="Times New Roman"/>
              </w:rPr>
              <w:t>individuālas konsultācijas.</w:t>
            </w:r>
          </w:p>
        </w:tc>
      </w:tr>
      <w:tr w:rsidR="00BF063C" w:rsidTr="00EB2B56">
        <w:trPr>
          <w:trHeight w:val="285"/>
        </w:trPr>
        <w:tc>
          <w:tcPr>
            <w:tcW w:w="120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900" w:hanging="1440"/>
              <w:jc w:val="both"/>
              <w:rPr>
                <w:rFonts w:ascii="Times New Roman" w:eastAsia="Times New Roman" w:hAnsi="Times New Roman" w:cs="Times New Roman"/>
              </w:rPr>
            </w:pPr>
            <w:r>
              <w:rPr>
                <w:rFonts w:ascii="Times New Roman" w:eastAsia="Times New Roman" w:hAnsi="Times New Roman" w:cs="Times New Roman"/>
              </w:rPr>
              <w:t>2.5.5.</w:t>
            </w:r>
          </w:p>
        </w:tc>
        <w:tc>
          <w:tcPr>
            <w:tcW w:w="43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Mācību sasniegumu vērtēšanas kārtība</w:t>
            </w:r>
          </w:p>
        </w:tc>
        <w:tc>
          <w:tcPr>
            <w:tcW w:w="198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707DE">
              <w:rPr>
                <w:rFonts w:ascii="Times New Roman" w:eastAsia="Times New Roman" w:hAnsi="Times New Roman" w:cs="Times New Roman"/>
              </w:rPr>
              <w:t>3</w:t>
            </w:r>
          </w:p>
        </w:tc>
        <w:tc>
          <w:tcPr>
            <w:tcW w:w="3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7E00E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Skolā ir izstrādāta kārtība skolēnu  mācību sasniegumu vērtēšanai.</w:t>
            </w:r>
          </w:p>
          <w:p w:rsidR="00BF063C" w:rsidRDefault="005A1EE3" w:rsidP="001707DE">
            <w:pPr>
              <w:rPr>
                <w:rFonts w:ascii="Times New Roman" w:eastAsia="Times New Roman" w:hAnsi="Times New Roman" w:cs="Times New Roman"/>
              </w:rPr>
            </w:pPr>
            <w:r>
              <w:rPr>
                <w:rFonts w:ascii="Times New Roman" w:eastAsia="Times New Roman" w:hAnsi="Times New Roman" w:cs="Times New Roman"/>
                <w:sz w:val="24"/>
                <w:szCs w:val="24"/>
              </w:rPr>
              <w:t xml:space="preserve">Skolotāji ievēro vienotas </w:t>
            </w:r>
            <w:r w:rsidR="00D160F1">
              <w:rPr>
                <w:rFonts w:ascii="Times New Roman" w:eastAsia="Times New Roman" w:hAnsi="Times New Roman" w:cs="Times New Roman"/>
                <w:sz w:val="24"/>
                <w:szCs w:val="24"/>
              </w:rPr>
              <w:t>prasības.</w:t>
            </w:r>
            <w:r w:rsidR="001707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Uzraudzīta izglītojamo mācību sasniegumu vērtēšanas kārtības ievērošana </w:t>
            </w:r>
            <w:r>
              <w:rPr>
                <w:rFonts w:ascii="Times New Roman" w:eastAsia="Times New Roman" w:hAnsi="Times New Roman" w:cs="Times New Roman"/>
                <w:sz w:val="24"/>
                <w:szCs w:val="24"/>
              </w:rPr>
              <w:lastRenderedPageBreak/>
              <w:t>e-klasē, problēmas izrunātas ar katru pedagogu individuāli.</w:t>
            </w:r>
            <w:r>
              <w:rPr>
                <w:rFonts w:ascii="Times New Roman" w:eastAsia="Times New Roman" w:hAnsi="Times New Roman" w:cs="Times New Roman"/>
              </w:rPr>
              <w:t xml:space="preserve">  </w:t>
            </w:r>
          </w:p>
        </w:tc>
        <w:tc>
          <w:tcPr>
            <w:tcW w:w="340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5E63E5">
            <w:pPr>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sz w:val="24"/>
                <w:szCs w:val="24"/>
              </w:rPr>
              <w:lastRenderedPageBreak/>
              <w:t xml:space="preserve">Veikt labojumus skolas mācību sasniegumu vērtēšanas kārtībā, atbilstoši </w:t>
            </w:r>
            <w:r>
              <w:rPr>
                <w:rFonts w:ascii="Times New Roman" w:eastAsia="Times New Roman" w:hAnsi="Times New Roman" w:cs="Times New Roman"/>
                <w:color w:val="212529"/>
                <w:sz w:val="24"/>
                <w:szCs w:val="24"/>
                <w:highlight w:val="white"/>
              </w:rPr>
              <w:t xml:space="preserve"> MK</w:t>
            </w:r>
          </w:p>
          <w:p w:rsidR="00BF063C" w:rsidRDefault="005A1EE3" w:rsidP="005E63E5">
            <w:pPr>
              <w:rPr>
                <w:rFonts w:ascii="Times New Roman" w:eastAsia="Times New Roman" w:hAnsi="Times New Roman" w:cs="Times New Roman"/>
                <w:sz w:val="24"/>
                <w:szCs w:val="24"/>
              </w:rPr>
            </w:pPr>
            <w:r>
              <w:rPr>
                <w:rFonts w:ascii="Times New Roman" w:eastAsia="Times New Roman" w:hAnsi="Times New Roman" w:cs="Times New Roman"/>
                <w:color w:val="212529"/>
                <w:sz w:val="24"/>
                <w:szCs w:val="24"/>
                <w:highlight w:val="white"/>
              </w:rPr>
              <w:t>apstiprināt</w:t>
            </w:r>
            <w:r w:rsidR="00EB7642">
              <w:rPr>
                <w:rFonts w:ascii="Times New Roman" w:eastAsia="Times New Roman" w:hAnsi="Times New Roman" w:cs="Times New Roman"/>
                <w:color w:val="212529"/>
                <w:sz w:val="24"/>
                <w:szCs w:val="24"/>
                <w:highlight w:val="white"/>
              </w:rPr>
              <w:t>aj</w:t>
            </w:r>
            <w:r>
              <w:rPr>
                <w:rFonts w:ascii="Times New Roman" w:eastAsia="Times New Roman" w:hAnsi="Times New Roman" w:cs="Times New Roman"/>
                <w:color w:val="212529"/>
                <w:sz w:val="24"/>
                <w:szCs w:val="24"/>
                <w:highlight w:val="white"/>
              </w:rPr>
              <w:t>iem grozījumiem</w:t>
            </w:r>
            <w:ins w:id="3" w:author="Amanda Silina" w:date="2023-10-20T17:20:00Z">
              <w:r w:rsidR="00C95C86">
                <w:rPr>
                  <w:rFonts w:ascii="Times New Roman" w:eastAsia="Times New Roman" w:hAnsi="Times New Roman" w:cs="Times New Roman"/>
                  <w:color w:val="212529"/>
                  <w:sz w:val="24"/>
                  <w:szCs w:val="24"/>
                  <w:highlight w:val="white"/>
                </w:rPr>
                <w:t xml:space="preserve"> </w:t>
              </w:r>
            </w:ins>
            <w:r>
              <w:rPr>
                <w:rFonts w:ascii="Times New Roman" w:eastAsia="Times New Roman" w:hAnsi="Times New Roman" w:cs="Times New Roman"/>
                <w:color w:val="212529"/>
                <w:sz w:val="24"/>
                <w:szCs w:val="24"/>
                <w:highlight w:val="white"/>
              </w:rPr>
              <w:t>noteikumos, kas nosaka vērtēšanas pieeju un izmaiņas</w:t>
            </w:r>
            <w:r w:rsidR="00EB7642">
              <w:rPr>
                <w:rFonts w:ascii="Times New Roman" w:eastAsia="Times New Roman" w:hAnsi="Times New Roman" w:cs="Times New Roman"/>
                <w:color w:val="212529"/>
                <w:sz w:val="24"/>
                <w:szCs w:val="24"/>
              </w:rPr>
              <w:t>.</w:t>
            </w:r>
          </w:p>
        </w:tc>
      </w:tr>
      <w:tr w:rsidR="00BF063C" w:rsidTr="00EB2B56">
        <w:trPr>
          <w:trHeight w:val="1905"/>
        </w:trPr>
        <w:tc>
          <w:tcPr>
            <w:tcW w:w="120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900" w:hanging="1440"/>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2.5.6.</w:t>
            </w:r>
          </w:p>
        </w:tc>
        <w:tc>
          <w:tcPr>
            <w:tcW w:w="43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AF23B8">
            <w:pPr>
              <w:spacing w:before="240"/>
              <w:rPr>
                <w:rFonts w:ascii="Times New Roman" w:eastAsia="Times New Roman" w:hAnsi="Times New Roman" w:cs="Times New Roman"/>
                <w:sz w:val="24"/>
                <w:szCs w:val="24"/>
                <w:highlight w:val="cyan"/>
              </w:rPr>
            </w:pPr>
            <w:r w:rsidRPr="00B42DF7">
              <w:rPr>
                <w:rFonts w:ascii="Times New Roman" w:eastAsia="Times New Roman" w:hAnsi="Times New Roman" w:cs="Times New Roman"/>
                <w:sz w:val="24"/>
                <w:szCs w:val="24"/>
              </w:rPr>
              <w:t xml:space="preserve">Izglītības iestādes individualizēta un /vai personalizēta </w:t>
            </w:r>
            <w:r w:rsidRPr="00AF23B8">
              <w:rPr>
                <w:rFonts w:ascii="Times New Roman" w:eastAsia="Times New Roman" w:hAnsi="Times New Roman" w:cs="Times New Roman"/>
                <w:sz w:val="24"/>
                <w:szCs w:val="24"/>
              </w:rPr>
              <w:t>atbalsta sniegšana izglītojamiem</w:t>
            </w:r>
          </w:p>
        </w:tc>
        <w:tc>
          <w:tcPr>
            <w:tcW w:w="198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707DE">
              <w:rPr>
                <w:rFonts w:ascii="Times New Roman" w:eastAsia="Times New Roman" w:hAnsi="Times New Roman" w:cs="Times New Roman"/>
              </w:rPr>
              <w:t>3</w:t>
            </w:r>
          </w:p>
        </w:tc>
        <w:tc>
          <w:tcPr>
            <w:tcW w:w="3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rFonts w:ascii="Times New Roman" w:eastAsia="Times New Roman" w:hAnsi="Times New Roman" w:cs="Times New Roman"/>
              </w:rPr>
            </w:pPr>
            <w:r>
              <w:rPr>
                <w:rFonts w:ascii="Times New Roman" w:eastAsia="Times New Roman" w:hAnsi="Times New Roman" w:cs="Times New Roman"/>
              </w:rPr>
              <w:t>Atbalsta komandas izstrādāts plāns izglītojamo atbalsta sniegšanai.</w:t>
            </w:r>
          </w:p>
          <w:p w:rsidR="00BF063C" w:rsidRDefault="005A1EE3">
            <w:pPr>
              <w:rPr>
                <w:rFonts w:ascii="Times New Roman" w:eastAsia="Times New Roman" w:hAnsi="Times New Roman" w:cs="Times New Roman"/>
              </w:rPr>
            </w:pPr>
            <w:r>
              <w:rPr>
                <w:rFonts w:ascii="Times New Roman" w:eastAsia="Times New Roman" w:hAnsi="Times New Roman" w:cs="Times New Roman"/>
              </w:rPr>
              <w:t>Konsultācijas, individuālais mācību plāns.</w:t>
            </w:r>
          </w:p>
        </w:tc>
        <w:tc>
          <w:tcPr>
            <w:tcW w:w="340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3B4787">
              <w:rPr>
                <w:rFonts w:ascii="Times New Roman" w:eastAsia="Times New Roman" w:hAnsi="Times New Roman" w:cs="Times New Roman"/>
              </w:rPr>
              <w:t xml:space="preserve">Nepieciešams piesaistīt speciālo pedagogu, skolotāja palīgu un atrisināt telpu trūkumu. </w:t>
            </w:r>
          </w:p>
        </w:tc>
      </w:tr>
      <w:tr w:rsidR="00BF063C" w:rsidTr="00EB2B56">
        <w:trPr>
          <w:trHeight w:val="825"/>
        </w:trPr>
        <w:tc>
          <w:tcPr>
            <w:tcW w:w="120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900" w:hanging="1440"/>
              <w:jc w:val="both"/>
              <w:rPr>
                <w:rFonts w:ascii="Times New Roman" w:eastAsia="Times New Roman" w:hAnsi="Times New Roman" w:cs="Times New Roman"/>
              </w:rPr>
            </w:pPr>
            <w:r>
              <w:rPr>
                <w:rFonts w:ascii="Times New Roman" w:eastAsia="Times New Roman" w:hAnsi="Times New Roman" w:cs="Times New Roman"/>
              </w:rPr>
              <w:t>2.5.7.</w:t>
            </w:r>
          </w:p>
        </w:tc>
        <w:tc>
          <w:tcPr>
            <w:tcW w:w="43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b/>
                <w:i/>
              </w:rPr>
            </w:pPr>
            <w:r>
              <w:rPr>
                <w:rFonts w:ascii="Times New Roman" w:eastAsia="Times New Roman" w:hAnsi="Times New Roman" w:cs="Times New Roman"/>
                <w:i/>
              </w:rPr>
              <w:t>Izglītības procesa īstenošana izglītības iestādēs, kuras īsteno tālmācības izglītības programmu</w:t>
            </w:r>
            <w:r>
              <w:rPr>
                <w:rFonts w:ascii="Times New Roman" w:eastAsia="Times New Roman" w:hAnsi="Times New Roman" w:cs="Times New Roman"/>
                <w:b/>
                <w:i/>
              </w:rPr>
              <w:t>[2]</w:t>
            </w:r>
          </w:p>
        </w:tc>
        <w:tc>
          <w:tcPr>
            <w:tcW w:w="198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i/>
              </w:rPr>
            </w:pPr>
            <w:r>
              <w:rPr>
                <w:rFonts w:ascii="Times New Roman" w:eastAsia="Times New Roman" w:hAnsi="Times New Roman" w:cs="Times New Roman"/>
                <w:i/>
              </w:rPr>
              <w:t xml:space="preserve"> </w:t>
            </w:r>
            <w:r w:rsidR="001707DE">
              <w:rPr>
                <w:rFonts w:ascii="Times New Roman" w:eastAsia="Times New Roman" w:hAnsi="Times New Roman" w:cs="Times New Roman"/>
                <w:i/>
              </w:rPr>
              <w:t>-</w:t>
            </w:r>
          </w:p>
        </w:tc>
        <w:tc>
          <w:tcPr>
            <w:tcW w:w="3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i/>
              </w:rPr>
            </w:pPr>
            <w:r>
              <w:rPr>
                <w:rFonts w:ascii="Times New Roman" w:eastAsia="Times New Roman" w:hAnsi="Times New Roman" w:cs="Times New Roman"/>
                <w:i/>
              </w:rPr>
              <w:t xml:space="preserve"> </w:t>
            </w:r>
            <w:r w:rsidR="00BC1896">
              <w:rPr>
                <w:rFonts w:ascii="Times New Roman" w:eastAsia="Times New Roman" w:hAnsi="Times New Roman" w:cs="Times New Roman"/>
                <w:i/>
              </w:rPr>
              <w:t>-</w:t>
            </w:r>
          </w:p>
        </w:tc>
        <w:tc>
          <w:tcPr>
            <w:tcW w:w="340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i/>
              </w:rPr>
            </w:pPr>
            <w:r>
              <w:rPr>
                <w:rFonts w:ascii="Times New Roman" w:eastAsia="Times New Roman" w:hAnsi="Times New Roman" w:cs="Times New Roman"/>
                <w:i/>
              </w:rPr>
              <w:t xml:space="preserve"> </w:t>
            </w:r>
            <w:r w:rsidR="00BC1896">
              <w:rPr>
                <w:rFonts w:ascii="Times New Roman" w:eastAsia="Times New Roman" w:hAnsi="Times New Roman" w:cs="Times New Roman"/>
                <w:i/>
              </w:rPr>
              <w:t>-</w:t>
            </w:r>
          </w:p>
        </w:tc>
      </w:tr>
      <w:tr w:rsidR="00BF063C" w:rsidTr="00141B68">
        <w:trPr>
          <w:trHeight w:val="1337"/>
        </w:trPr>
        <w:tc>
          <w:tcPr>
            <w:tcW w:w="120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900" w:hanging="1440"/>
              <w:jc w:val="both"/>
              <w:rPr>
                <w:rFonts w:ascii="Times New Roman" w:eastAsia="Times New Roman" w:hAnsi="Times New Roman" w:cs="Times New Roman"/>
              </w:rPr>
            </w:pPr>
            <w:r>
              <w:rPr>
                <w:rFonts w:ascii="Times New Roman" w:eastAsia="Times New Roman" w:hAnsi="Times New Roman" w:cs="Times New Roman"/>
              </w:rPr>
              <w:t>2.5.8.</w:t>
            </w:r>
          </w:p>
        </w:tc>
        <w:tc>
          <w:tcPr>
            <w:tcW w:w="43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b/>
                <w:i/>
              </w:rPr>
            </w:pPr>
            <w:r>
              <w:rPr>
                <w:rFonts w:ascii="Times New Roman" w:eastAsia="Times New Roman" w:hAnsi="Times New Roman" w:cs="Times New Roman"/>
                <w:i/>
              </w:rPr>
              <w:t>Izglītības iestādes darbība, nodrošinot izglītības ieguvi ģimenē</w:t>
            </w:r>
            <w:r>
              <w:rPr>
                <w:rFonts w:ascii="Times New Roman" w:eastAsia="Times New Roman" w:hAnsi="Times New Roman" w:cs="Times New Roman"/>
                <w:b/>
                <w:i/>
              </w:rPr>
              <w:t>[3]</w:t>
            </w:r>
          </w:p>
        </w:tc>
        <w:tc>
          <w:tcPr>
            <w:tcW w:w="198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707DE">
              <w:rPr>
                <w:rFonts w:ascii="Times New Roman" w:eastAsia="Times New Roman" w:hAnsi="Times New Roman" w:cs="Times New Roman"/>
              </w:rPr>
              <w:t>2</w:t>
            </w:r>
          </w:p>
        </w:tc>
        <w:tc>
          <w:tcPr>
            <w:tcW w:w="3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BC1896">
            <w:pPr>
              <w:jc w:val="both"/>
              <w:rPr>
                <w:rFonts w:ascii="Times New Roman" w:eastAsia="Times New Roman" w:hAnsi="Times New Roman" w:cs="Times New Roman"/>
              </w:rPr>
            </w:pPr>
            <w:r>
              <w:rPr>
                <w:rFonts w:ascii="Times New Roman" w:eastAsia="Times New Roman" w:hAnsi="Times New Roman" w:cs="Times New Roman"/>
              </w:rPr>
              <w:t xml:space="preserve">Tiek ievērotas MK noteikumos noteiktās prasības. Izveidojusies produktīva, efektīva, jēgpilna sadarbība ar vecākiem. </w:t>
            </w:r>
          </w:p>
        </w:tc>
        <w:tc>
          <w:tcPr>
            <w:tcW w:w="340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BF063C">
            <w:pPr>
              <w:jc w:val="both"/>
              <w:rPr>
                <w:rFonts w:ascii="Times New Roman" w:eastAsia="Times New Roman" w:hAnsi="Times New Roman" w:cs="Times New Roman"/>
              </w:rPr>
            </w:pPr>
          </w:p>
        </w:tc>
      </w:tr>
      <w:tr w:rsidR="00BF063C" w:rsidTr="00141B68">
        <w:trPr>
          <w:trHeight w:val="993"/>
        </w:trPr>
        <w:tc>
          <w:tcPr>
            <w:tcW w:w="1204"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ind w:left="2900" w:hanging="1440"/>
              <w:jc w:val="both"/>
              <w:rPr>
                <w:rFonts w:ascii="Times New Roman" w:eastAsia="Times New Roman" w:hAnsi="Times New Roman" w:cs="Times New Roman"/>
              </w:rPr>
            </w:pPr>
            <w:r>
              <w:rPr>
                <w:rFonts w:ascii="Times New Roman" w:eastAsia="Times New Roman" w:hAnsi="Times New Roman" w:cs="Times New Roman"/>
              </w:rPr>
              <w:t>2.5.9.</w:t>
            </w:r>
          </w:p>
        </w:tc>
        <w:tc>
          <w:tcPr>
            <w:tcW w:w="43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b/>
                <w:i/>
              </w:rPr>
            </w:pPr>
            <w:r>
              <w:rPr>
                <w:rFonts w:ascii="Times New Roman" w:eastAsia="Times New Roman" w:hAnsi="Times New Roman" w:cs="Times New Roman"/>
                <w:i/>
              </w:rPr>
              <w:t>Izglītības procesa īstenošana pirmsskolas izglītības programmā</w:t>
            </w:r>
            <w:r>
              <w:rPr>
                <w:rFonts w:ascii="Times New Roman" w:eastAsia="Times New Roman" w:hAnsi="Times New Roman" w:cs="Times New Roman"/>
                <w:b/>
                <w:i/>
              </w:rPr>
              <w:t>[4]</w:t>
            </w:r>
          </w:p>
        </w:tc>
        <w:tc>
          <w:tcPr>
            <w:tcW w:w="198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707DE">
              <w:rPr>
                <w:rFonts w:ascii="Times New Roman" w:eastAsia="Times New Roman" w:hAnsi="Times New Roman" w:cs="Times New Roman"/>
              </w:rPr>
              <w:t>3</w:t>
            </w:r>
          </w:p>
        </w:tc>
        <w:tc>
          <w:tcPr>
            <w:tcW w:w="3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663510" w:rsidP="00AF23B8">
            <w:pPr>
              <w:rPr>
                <w:rFonts w:ascii="Times New Roman" w:eastAsia="Times New Roman" w:hAnsi="Times New Roman" w:cs="Times New Roman"/>
              </w:rPr>
            </w:pPr>
            <w:r>
              <w:rPr>
                <w:rFonts w:ascii="Times New Roman" w:eastAsia="Times New Roman" w:hAnsi="Times New Roman" w:cs="Times New Roman"/>
              </w:rPr>
              <w:t>Dalība “</w:t>
            </w:r>
            <w:proofErr w:type="spellStart"/>
            <w:r>
              <w:rPr>
                <w:rFonts w:ascii="Times New Roman" w:eastAsia="Times New Roman" w:hAnsi="Times New Roman" w:cs="Times New Roman"/>
              </w:rPr>
              <w:t>Džimbas</w:t>
            </w:r>
            <w:proofErr w:type="spellEnd"/>
            <w:r>
              <w:rPr>
                <w:rFonts w:ascii="Times New Roman" w:eastAsia="Times New Roman" w:hAnsi="Times New Roman" w:cs="Times New Roman"/>
              </w:rPr>
              <w:t xml:space="preserve">” programmā. </w:t>
            </w:r>
          </w:p>
        </w:tc>
        <w:tc>
          <w:tcPr>
            <w:tcW w:w="340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663510">
            <w:pPr>
              <w:jc w:val="both"/>
              <w:rPr>
                <w:rFonts w:ascii="Times New Roman" w:eastAsia="Times New Roman" w:hAnsi="Times New Roman" w:cs="Times New Roman"/>
              </w:rPr>
            </w:pPr>
            <w:r>
              <w:rPr>
                <w:rFonts w:ascii="Times New Roman" w:eastAsia="Times New Roman" w:hAnsi="Times New Roman" w:cs="Times New Roman"/>
              </w:rPr>
              <w:t xml:space="preserve">Pirmsskolas skolēnu aktivitātēm atbilstošāku telpu iekārtojumu. </w:t>
            </w:r>
          </w:p>
        </w:tc>
      </w:tr>
    </w:tbl>
    <w:p w:rsidR="00BF063C" w:rsidRDefault="005A1EE3">
      <w:pPr>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w:t>
      </w:r>
    </w:p>
    <w:p w:rsidR="00BF063C" w:rsidRPr="001C1398" w:rsidRDefault="005A1EE3" w:rsidP="001C1398">
      <w:pPr>
        <w:ind w:left="1240" w:hanging="4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2.6.</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 xml:space="preserve"> 2-3 galvenie apkopotie </w:t>
      </w:r>
      <w:r>
        <w:rPr>
          <w:rFonts w:ascii="Times New Roman" w:eastAsia="Times New Roman" w:hAnsi="Times New Roman" w:cs="Times New Roman"/>
          <w:b/>
          <w:i/>
          <w:sz w:val="24"/>
          <w:szCs w:val="24"/>
          <w:u w:val="single"/>
        </w:rPr>
        <w:t>secinājumi</w:t>
      </w:r>
      <w:r>
        <w:rPr>
          <w:rFonts w:ascii="Times New Roman" w:eastAsia="Times New Roman" w:hAnsi="Times New Roman" w:cs="Times New Roman"/>
          <w:b/>
          <w:i/>
          <w:sz w:val="24"/>
          <w:szCs w:val="24"/>
        </w:rPr>
        <w:t xml:space="preserve"> turpmākajam darbam par visu kritēriju</w:t>
      </w:r>
    </w:p>
    <w:p w:rsidR="00BF063C" w:rsidRDefault="00827854" w:rsidP="003C1297">
      <w:pPr>
        <w:spacing w:before="240"/>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Palielināt konsultāciju skaitu un </w:t>
      </w:r>
      <w:r w:rsidR="001F4537">
        <w:rPr>
          <w:rFonts w:ascii="Times New Roman" w:eastAsia="Times New Roman" w:hAnsi="Times New Roman" w:cs="Times New Roman"/>
          <w:sz w:val="24"/>
          <w:szCs w:val="24"/>
        </w:rPr>
        <w:t>informācijas</w:t>
      </w:r>
      <w:r>
        <w:rPr>
          <w:rFonts w:ascii="Times New Roman" w:eastAsia="Times New Roman" w:hAnsi="Times New Roman" w:cs="Times New Roman"/>
          <w:sz w:val="24"/>
          <w:szCs w:val="24"/>
        </w:rPr>
        <w:t xml:space="preserve"> pieejamību par to norisi eksāmenu mācību priekšmetos. S</w:t>
      </w:r>
      <w:r w:rsidRPr="00752875">
        <w:rPr>
          <w:rFonts w:ascii="Times New Roman" w:eastAsia="Times New Roman" w:hAnsi="Times New Roman" w:cs="Times New Roman"/>
          <w:sz w:val="24"/>
          <w:szCs w:val="24"/>
        </w:rPr>
        <w:t>ekot katra izglītojamā individuālajām mācīšanās vajadzībām un rezultātiem, laicīgi pamanot grūtības un sniedzot adekvātu atbalstu.</w:t>
      </w:r>
    </w:p>
    <w:p w:rsidR="00827854" w:rsidRDefault="00827854">
      <w:pPr>
        <w:spacing w:before="240"/>
        <w:jc w:val="both"/>
        <w:rPr>
          <w:rFonts w:ascii="Times New Roman" w:eastAsia="Times New Roman" w:hAnsi="Times New Roman" w:cs="Times New Roman"/>
          <w:sz w:val="24"/>
          <w:szCs w:val="24"/>
        </w:rPr>
      </w:pPr>
    </w:p>
    <w:p w:rsidR="00BF063C" w:rsidRDefault="005A1EE3">
      <w:pPr>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 xml:space="preserve">Kritērija “Izglītības programmu īstenošana” kvantitatīvais un kvalitatīvais </w:t>
      </w:r>
      <w:proofErr w:type="spellStart"/>
      <w:r>
        <w:rPr>
          <w:rFonts w:ascii="Times New Roman" w:eastAsia="Times New Roman" w:hAnsi="Times New Roman" w:cs="Times New Roman"/>
          <w:b/>
          <w:sz w:val="24"/>
          <w:szCs w:val="24"/>
        </w:rPr>
        <w:t>izvērtējums</w:t>
      </w:r>
      <w:proofErr w:type="spellEnd"/>
    </w:p>
    <w:p w:rsidR="00BF063C" w:rsidRDefault="005A1EE3">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BF063C" w:rsidRPr="00D43014" w:rsidRDefault="005A1EE3">
      <w:pPr>
        <w:ind w:left="1240" w:hanging="4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3.1.</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 xml:space="preserve"> </w:t>
      </w:r>
      <w:r w:rsidRPr="00D43014">
        <w:rPr>
          <w:rFonts w:ascii="Times New Roman" w:eastAsia="Times New Roman" w:hAnsi="Times New Roman" w:cs="Times New Roman"/>
          <w:b/>
          <w:i/>
          <w:sz w:val="24"/>
          <w:szCs w:val="24"/>
        </w:rPr>
        <w:t>Galvenie iegūtie dati, informācija un 1-2 secinājumi par izglītības iestādes katras īstenotās izglītības programmas īstenošanas kvalitāti un efektivitāti:</w:t>
      </w:r>
    </w:p>
    <w:p w:rsidR="00BF063C" w:rsidRDefault="005A1EE3">
      <w:pPr>
        <w:ind w:left="360"/>
        <w:jc w:val="both"/>
        <w:rPr>
          <w:rFonts w:ascii="Times New Roman" w:eastAsia="Times New Roman" w:hAnsi="Times New Roman" w:cs="Times New Roman"/>
          <w:color w:val="00B050"/>
          <w:sz w:val="24"/>
          <w:szCs w:val="24"/>
        </w:rPr>
      </w:pPr>
      <w:r w:rsidRPr="00D43014">
        <w:rPr>
          <w:rFonts w:ascii="Times New Roman" w:eastAsia="Times New Roman" w:hAnsi="Times New Roman" w:cs="Times New Roman"/>
          <w:sz w:val="24"/>
          <w:szCs w:val="24"/>
        </w:rPr>
        <w:t xml:space="preserve">       3.1.1.pamatizglītības programma:</w:t>
      </w:r>
      <w:r>
        <w:rPr>
          <w:rFonts w:ascii="Times New Roman" w:eastAsia="Times New Roman" w:hAnsi="Times New Roman" w:cs="Times New Roman"/>
          <w:sz w:val="24"/>
          <w:szCs w:val="24"/>
        </w:rPr>
        <w:t xml:space="preserve"> </w:t>
      </w:r>
    </w:p>
    <w:p w:rsidR="008D5D62" w:rsidRPr="006C43FA" w:rsidRDefault="006C43FA">
      <w:pPr>
        <w:ind w:left="360"/>
        <w:jc w:val="both"/>
        <w:rPr>
          <w:rFonts w:ascii="Times New Roman" w:eastAsia="Times New Roman" w:hAnsi="Times New Roman" w:cs="Times New Roman"/>
          <w:sz w:val="24"/>
          <w:szCs w:val="24"/>
        </w:rPr>
      </w:pPr>
      <w:r w:rsidRPr="006C43FA">
        <w:rPr>
          <w:rFonts w:ascii="Times New Roman" w:eastAsia="Times New Roman" w:hAnsi="Times New Roman" w:cs="Times New Roman"/>
          <w:sz w:val="24"/>
          <w:szCs w:val="24"/>
        </w:rPr>
        <w:t>Matemātikas</w:t>
      </w:r>
      <w:r w:rsidR="00F40278">
        <w:rPr>
          <w:rFonts w:ascii="Times New Roman" w:eastAsia="Times New Roman" w:hAnsi="Times New Roman" w:cs="Times New Roman"/>
          <w:sz w:val="24"/>
          <w:szCs w:val="24"/>
        </w:rPr>
        <w:t xml:space="preserve"> centralizētajā</w:t>
      </w:r>
      <w:r w:rsidRPr="006C43FA">
        <w:rPr>
          <w:rFonts w:ascii="Times New Roman" w:eastAsia="Times New Roman" w:hAnsi="Times New Roman" w:cs="Times New Roman"/>
          <w:sz w:val="24"/>
          <w:szCs w:val="24"/>
        </w:rPr>
        <w:t xml:space="preserve"> eksāmenā skolēnu sniegums ir zemāks par 2,3% novadā un 19,2% valstī.</w:t>
      </w:r>
      <w:r>
        <w:rPr>
          <w:rFonts w:ascii="Times New Roman" w:eastAsia="Times New Roman" w:hAnsi="Times New Roman" w:cs="Times New Roman"/>
          <w:sz w:val="24"/>
          <w:szCs w:val="24"/>
        </w:rPr>
        <w:t xml:space="preserve"> </w:t>
      </w:r>
      <w:r w:rsidR="00F40278">
        <w:rPr>
          <w:rFonts w:ascii="Times New Roman" w:eastAsia="Times New Roman" w:hAnsi="Times New Roman" w:cs="Times New Roman"/>
          <w:sz w:val="24"/>
          <w:szCs w:val="24"/>
        </w:rPr>
        <w:t>Latviešu valodas un angļu valodas centralizētajos eksāmenos skolēnu sniegumi pārsniedz novada vidējos rādītājus.</w:t>
      </w:r>
    </w:p>
    <w:p w:rsidR="00BF063C" w:rsidRDefault="005A1EE3">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Pr="006836D6" w:rsidRDefault="005A1EE3" w:rsidP="00D43014">
      <w:pPr>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3.1.2. speciālās izglītības (kods) programma:</w:t>
      </w:r>
      <w:hyperlink r:id="rId8">
        <w:r>
          <w:rPr>
            <w:rFonts w:ascii="Times New Roman" w:eastAsia="Times New Roman" w:hAnsi="Times New Roman" w:cs="Times New Roman"/>
            <w:sz w:val="24"/>
            <w:szCs w:val="24"/>
          </w:rPr>
          <w:t xml:space="preserve"> </w:t>
        </w:r>
      </w:hyperlink>
      <w:hyperlink r:id="rId9">
        <w:r w:rsidRPr="00541176">
          <w:rPr>
            <w:rFonts w:ascii="Times New Roman" w:eastAsia="Times New Roman" w:hAnsi="Times New Roman" w:cs="Times New Roman"/>
            <w:sz w:val="24"/>
            <w:szCs w:val="24"/>
          </w:rPr>
          <w:t>21015611</w:t>
        </w:r>
      </w:hyperlink>
      <w:r>
        <w:rPr>
          <w:rFonts w:ascii="Times New Roman" w:eastAsia="Times New Roman" w:hAnsi="Times New Roman" w:cs="Times New Roman"/>
          <w:sz w:val="24"/>
          <w:szCs w:val="24"/>
        </w:rPr>
        <w:t xml:space="preserve"> tika </w:t>
      </w:r>
      <w:r w:rsidR="003C1297">
        <w:rPr>
          <w:rFonts w:ascii="Times New Roman" w:eastAsia="Times New Roman" w:hAnsi="Times New Roman" w:cs="Times New Roman"/>
          <w:sz w:val="24"/>
          <w:szCs w:val="24"/>
        </w:rPr>
        <w:t>licencēta</w:t>
      </w:r>
      <w:r w:rsidR="00541176">
        <w:rPr>
          <w:rFonts w:ascii="Times New Roman" w:eastAsia="Times New Roman" w:hAnsi="Times New Roman" w:cs="Times New Roman"/>
          <w:sz w:val="24"/>
          <w:szCs w:val="24"/>
        </w:rPr>
        <w:t xml:space="preserve"> 09.03.2023. līdz 31.05.2023.v</w:t>
      </w:r>
      <w:r>
        <w:rPr>
          <w:rFonts w:ascii="Times New Roman" w:eastAsia="Times New Roman" w:hAnsi="Times New Roman" w:cs="Times New Roman"/>
          <w:sz w:val="24"/>
          <w:szCs w:val="24"/>
        </w:rPr>
        <w:t>akance bija speciālais pedagogs, līdz ar to šī programma netika realizēta pilnvērtīgi.</w:t>
      </w:r>
    </w:p>
    <w:p w:rsidR="00BF063C" w:rsidRDefault="005A1EE3">
      <w:pPr>
        <w:ind w:left="36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rsidR="00BF063C" w:rsidRDefault="005A1EE3">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6836D6">
        <w:rPr>
          <w:rFonts w:ascii="Times New Roman" w:eastAsia="Times New Roman" w:hAnsi="Times New Roman" w:cs="Times New Roman"/>
          <w:sz w:val="24"/>
          <w:szCs w:val="24"/>
        </w:rPr>
        <w:t>3.1.3. pirmsskolas programma:</w:t>
      </w:r>
    </w:p>
    <w:p w:rsidR="006836D6" w:rsidRDefault="006836D6">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Tiek veiksmīgi īstenota. Piedalās “</w:t>
      </w:r>
      <w:proofErr w:type="spellStart"/>
      <w:r>
        <w:rPr>
          <w:rFonts w:ascii="Times New Roman" w:eastAsia="Times New Roman" w:hAnsi="Times New Roman" w:cs="Times New Roman"/>
          <w:sz w:val="24"/>
          <w:szCs w:val="24"/>
        </w:rPr>
        <w:t>Džimbas</w:t>
      </w:r>
      <w:proofErr w:type="spellEnd"/>
      <w:r>
        <w:rPr>
          <w:rFonts w:ascii="Times New Roman" w:eastAsia="Times New Roman" w:hAnsi="Times New Roman" w:cs="Times New Roman"/>
          <w:sz w:val="24"/>
          <w:szCs w:val="24"/>
        </w:rPr>
        <w:t xml:space="preserve">” programmā. </w:t>
      </w:r>
      <w:r w:rsidR="009C2273">
        <w:rPr>
          <w:rFonts w:ascii="Times New Roman" w:eastAsia="Times New Roman" w:hAnsi="Times New Roman" w:cs="Times New Roman"/>
          <w:sz w:val="24"/>
          <w:szCs w:val="24"/>
        </w:rPr>
        <w:t>Ir ļoti pieprasīta, diemžēl telpu trūkuma dēļ ir iespējams uzņemt tikai daļu potenciālo izglītojamo.</w:t>
      </w:r>
    </w:p>
    <w:p w:rsidR="00BF063C" w:rsidRDefault="005A1EE3">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pPr>
        <w:ind w:left="1240" w:hanging="440"/>
        <w:jc w:val="both"/>
        <w:rPr>
          <w:rFonts w:ascii="Times New Roman" w:eastAsia="Times New Roman" w:hAnsi="Times New Roman" w:cs="Times New Roman"/>
          <w:b/>
          <w:i/>
          <w:sz w:val="24"/>
          <w:szCs w:val="24"/>
          <w:highlight w:val="yellow"/>
        </w:rPr>
      </w:pPr>
      <w:r>
        <w:rPr>
          <w:rFonts w:ascii="Times New Roman" w:eastAsia="Times New Roman" w:hAnsi="Times New Roman" w:cs="Times New Roman"/>
          <w:b/>
          <w:i/>
          <w:sz w:val="24"/>
          <w:szCs w:val="24"/>
        </w:rPr>
        <w:t>3.2.</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4"/>
          <w:szCs w:val="24"/>
        </w:rPr>
        <w:t>Pašvērtēšanā</w:t>
      </w:r>
      <w:proofErr w:type="spellEnd"/>
      <w:r>
        <w:rPr>
          <w:rFonts w:ascii="Times New Roman" w:eastAsia="Times New Roman" w:hAnsi="Times New Roman" w:cs="Times New Roman"/>
          <w:b/>
          <w:i/>
          <w:sz w:val="24"/>
          <w:szCs w:val="24"/>
        </w:rPr>
        <w:t xml:space="preserve"> izmantotā kvalitātes vērtēšanas metode (-es): </w:t>
      </w:r>
    </w:p>
    <w:p w:rsidR="00BF063C" w:rsidRDefault="005A1EE3" w:rsidP="00F916FC">
      <w:pPr>
        <w:spacing w:before="240"/>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F786A">
        <w:rPr>
          <w:rFonts w:ascii="Times New Roman" w:eastAsia="Times New Roman" w:hAnsi="Times New Roman" w:cs="Times New Roman"/>
          <w:sz w:val="24"/>
          <w:szCs w:val="24"/>
        </w:rPr>
        <w:t xml:space="preserve">VISC dati par centralizēto eksāmenu rezultātiem, skolotāju pašvērtējuma anketas. </w:t>
      </w:r>
    </w:p>
    <w:p w:rsidR="009F786A" w:rsidRDefault="009F786A">
      <w:pPr>
        <w:spacing w:before="240"/>
        <w:jc w:val="both"/>
        <w:rPr>
          <w:rFonts w:ascii="Times New Roman" w:eastAsia="Times New Roman" w:hAnsi="Times New Roman" w:cs="Times New Roman"/>
          <w:sz w:val="24"/>
          <w:szCs w:val="24"/>
        </w:rPr>
      </w:pPr>
    </w:p>
    <w:p w:rsidR="00BF063C" w:rsidRDefault="005A1EE3">
      <w:pPr>
        <w:ind w:left="1240" w:hanging="44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3.3.</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 xml:space="preserve"> Kritērija “Izglītības programmas īstenošana” </w:t>
      </w:r>
      <w:proofErr w:type="spellStart"/>
      <w:r>
        <w:rPr>
          <w:rFonts w:ascii="Times New Roman" w:eastAsia="Times New Roman" w:hAnsi="Times New Roman" w:cs="Times New Roman"/>
          <w:b/>
          <w:i/>
          <w:sz w:val="24"/>
          <w:szCs w:val="24"/>
        </w:rPr>
        <w:t>pašvērtēšanā</w:t>
      </w:r>
      <w:proofErr w:type="spellEnd"/>
      <w:r>
        <w:rPr>
          <w:rFonts w:ascii="Times New Roman" w:eastAsia="Times New Roman" w:hAnsi="Times New Roman" w:cs="Times New Roman"/>
          <w:b/>
          <w:i/>
          <w:sz w:val="24"/>
          <w:szCs w:val="24"/>
        </w:rPr>
        <w:t xml:space="preserve"> iegūtais rezultāts atbilst kvalitātes vērtējuma līmenim</w:t>
      </w:r>
      <w:r w:rsidR="001C1398">
        <w:rPr>
          <w:rFonts w:ascii="Times New Roman" w:eastAsia="Times New Roman" w:hAnsi="Times New Roman" w:cs="Times New Roman"/>
          <w:b/>
          <w:i/>
          <w:sz w:val="24"/>
          <w:szCs w:val="24"/>
        </w:rPr>
        <w:t xml:space="preserve"> - Labi.</w:t>
      </w:r>
    </w:p>
    <w:p w:rsidR="00BF063C" w:rsidRDefault="005A1EE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0"/>
        <w:tblW w:w="14451" w:type="dxa"/>
        <w:tblBorders>
          <w:top w:val="nil"/>
          <w:left w:val="nil"/>
          <w:bottom w:val="nil"/>
          <w:right w:val="nil"/>
          <w:insideH w:val="nil"/>
          <w:insideV w:val="nil"/>
        </w:tblBorders>
        <w:tblLayout w:type="fixed"/>
        <w:tblLook w:val="0600" w:firstRow="0" w:lastRow="0" w:firstColumn="0" w:lastColumn="0" w:noHBand="1" w:noVBand="1"/>
      </w:tblPr>
      <w:tblGrid>
        <w:gridCol w:w="701"/>
        <w:gridCol w:w="4961"/>
        <w:gridCol w:w="2410"/>
        <w:gridCol w:w="2693"/>
        <w:gridCol w:w="3686"/>
      </w:tblGrid>
      <w:tr w:rsidR="00BF063C" w:rsidTr="00C75080">
        <w:trPr>
          <w:trHeight w:val="555"/>
        </w:trPr>
        <w:tc>
          <w:tcPr>
            <w:tcW w:w="701"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rFonts w:ascii="Times New Roman" w:eastAsia="Times New Roman" w:hAnsi="Times New Roman" w:cs="Times New Roman"/>
              </w:rPr>
            </w:pPr>
            <w:r>
              <w:rPr>
                <w:rFonts w:ascii="Times New Roman" w:eastAsia="Times New Roman" w:hAnsi="Times New Roman" w:cs="Times New Roman"/>
              </w:rPr>
              <w:lastRenderedPageBreak/>
              <w:t>NPK</w:t>
            </w:r>
          </w:p>
        </w:tc>
        <w:tc>
          <w:tcPr>
            <w:tcW w:w="4961"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rPr>
            </w:pPr>
            <w:r>
              <w:rPr>
                <w:rFonts w:ascii="Times New Roman" w:eastAsia="Times New Roman" w:hAnsi="Times New Roman" w:cs="Times New Roman"/>
              </w:rPr>
              <w:t>Rezultatīvā rādītāja nosaukums</w:t>
            </w:r>
          </w:p>
        </w:tc>
        <w:tc>
          <w:tcPr>
            <w:tcW w:w="241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rPr>
            </w:pPr>
            <w:r>
              <w:rPr>
                <w:rFonts w:ascii="Times New Roman" w:eastAsia="Times New Roman" w:hAnsi="Times New Roman" w:cs="Times New Roman"/>
              </w:rPr>
              <w:t>Kvalitātes līmeņa vērtējums punktos</w:t>
            </w:r>
          </w:p>
        </w:tc>
        <w:tc>
          <w:tcPr>
            <w:tcW w:w="2693"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rPr>
            </w:pPr>
            <w:r>
              <w:rPr>
                <w:rFonts w:ascii="Times New Roman" w:eastAsia="Times New Roman" w:hAnsi="Times New Roman" w:cs="Times New Roman"/>
              </w:rPr>
              <w:t>Stiprās puses</w:t>
            </w:r>
          </w:p>
        </w:tc>
        <w:tc>
          <w:tcPr>
            <w:tcW w:w="3686"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center"/>
              <w:rPr>
                <w:rFonts w:ascii="Times New Roman" w:eastAsia="Times New Roman" w:hAnsi="Times New Roman" w:cs="Times New Roman"/>
              </w:rPr>
            </w:pPr>
            <w:r>
              <w:rPr>
                <w:rFonts w:ascii="Times New Roman" w:eastAsia="Times New Roman" w:hAnsi="Times New Roman" w:cs="Times New Roman"/>
              </w:rPr>
              <w:t>Turpmākās attīstības vajadzības</w:t>
            </w:r>
          </w:p>
        </w:tc>
      </w:tr>
      <w:tr w:rsidR="00BF063C" w:rsidTr="00C75080">
        <w:trPr>
          <w:trHeight w:val="82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3.3.1.</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Izglītības iestādes informācija par tās īstenoto izglītības programmu ievadīšana un aktualizēšana VIIS</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C1398">
              <w:rPr>
                <w:rFonts w:ascii="Times New Roman" w:eastAsia="Times New Roman" w:hAnsi="Times New Roman" w:cs="Times New Roman"/>
              </w:rPr>
              <w:t>3</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rFonts w:ascii="Times New Roman" w:eastAsia="Times New Roman" w:hAnsi="Times New Roman" w:cs="Times New Roman"/>
              </w:rPr>
            </w:pPr>
            <w:r>
              <w:rPr>
                <w:rFonts w:ascii="Times New Roman" w:eastAsia="Times New Roman" w:hAnsi="Times New Roman" w:cs="Times New Roman"/>
              </w:rPr>
              <w:t>Visa informācija tiek ievadīta savlaicīgi.</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BF063C" w:rsidTr="00C75080">
        <w:trPr>
          <w:trHeight w:val="82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3.3.2.</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Izglītības iestādes īstenotās izglītības programmas atbilstība tiesību aktos noteiktajām prasībām, aktualitāte un mūsdienīgums</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C1398">
              <w:rPr>
                <w:rFonts w:ascii="Times New Roman" w:eastAsia="Times New Roman" w:hAnsi="Times New Roman" w:cs="Times New Roman"/>
              </w:rPr>
              <w:t>3</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CF5FB3" w:rsidRDefault="00CF5FB3">
            <w:pPr>
              <w:jc w:val="both"/>
              <w:rPr>
                <w:rFonts w:ascii="Times New Roman" w:eastAsia="Times New Roman" w:hAnsi="Times New Roman" w:cs="Times New Roman"/>
              </w:rPr>
            </w:pPr>
            <w:r>
              <w:rPr>
                <w:rFonts w:ascii="Times New Roman" w:eastAsia="Times New Roman" w:hAnsi="Times New Roman" w:cs="Times New Roman"/>
              </w:rPr>
              <w:t>Īstenotās izglītības programma atbilst</w:t>
            </w:r>
            <w:r w:rsidRPr="00CF5FB3">
              <w:rPr>
                <w:rFonts w:ascii="Times New Roman" w:eastAsia="Times New Roman" w:hAnsi="Times New Roman" w:cs="Times New Roman"/>
              </w:rPr>
              <w:t xml:space="preserve"> tiesību aktos noteiktajām prasībām</w:t>
            </w:r>
            <w:r>
              <w:rPr>
                <w:rFonts w:ascii="Times New Roman" w:eastAsia="Times New Roman" w:hAnsi="Times New Roman" w:cs="Times New Roman"/>
              </w:rPr>
              <w:t>.</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CF5FB3">
              <w:rPr>
                <w:rFonts w:ascii="Times New Roman" w:eastAsia="Times New Roman" w:hAnsi="Times New Roman" w:cs="Times New Roman"/>
              </w:rPr>
              <w:t>Skolotāji metodiskajās sanāksmēs</w:t>
            </w:r>
            <w:r w:rsidR="00E04207">
              <w:rPr>
                <w:rFonts w:ascii="Times New Roman" w:eastAsia="Times New Roman" w:hAnsi="Times New Roman" w:cs="Times New Roman"/>
              </w:rPr>
              <w:t xml:space="preserve"> turpina</w:t>
            </w:r>
            <w:r w:rsidR="00CF5FB3">
              <w:rPr>
                <w:rFonts w:ascii="Times New Roman" w:eastAsia="Times New Roman" w:hAnsi="Times New Roman" w:cs="Times New Roman"/>
              </w:rPr>
              <w:t xml:space="preserve"> pilnveido izpratni par izglītības programmas aktualitāti, atbilstību un mūsdienīgumu.</w:t>
            </w:r>
          </w:p>
        </w:tc>
      </w:tr>
      <w:tr w:rsidR="00BF063C" w:rsidTr="00C75080">
        <w:trPr>
          <w:trHeight w:val="109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3.3.3.</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Pr="001C1398" w:rsidRDefault="005A1EE3">
            <w:pPr>
              <w:jc w:val="both"/>
              <w:rPr>
                <w:rFonts w:ascii="Times New Roman" w:eastAsia="Times New Roman" w:hAnsi="Times New Roman" w:cs="Times New Roman"/>
              </w:rPr>
            </w:pPr>
            <w:r w:rsidRPr="001C1398">
              <w:rPr>
                <w:rFonts w:ascii="Times New Roman" w:eastAsia="Times New Roman" w:hAnsi="Times New Roman" w:cs="Times New Roman"/>
              </w:rPr>
              <w:t>Izglītības programmas īstenošanā iesaistīto izpratne par izglītības programmas mērķiem un 1-3 gadu laikā sasniedzamajiem rezultātiem</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Pr="001C1398" w:rsidRDefault="001C1398">
            <w:pPr>
              <w:jc w:val="both"/>
              <w:rPr>
                <w:rFonts w:ascii="Times New Roman" w:eastAsia="Times New Roman" w:hAnsi="Times New Roman" w:cs="Times New Roman"/>
              </w:rPr>
            </w:pPr>
            <w:r w:rsidRPr="001C1398">
              <w:rPr>
                <w:rFonts w:ascii="Times New Roman" w:eastAsia="Times New Roman" w:hAnsi="Times New Roman" w:cs="Times New Roman"/>
              </w:rPr>
              <w:t>3</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E04207" w:rsidRDefault="00E04207">
            <w:pPr>
              <w:jc w:val="both"/>
              <w:rPr>
                <w:rFonts w:ascii="Times New Roman" w:eastAsia="Times New Roman" w:hAnsi="Times New Roman" w:cs="Times New Roman"/>
              </w:rPr>
            </w:pPr>
            <w:r>
              <w:rPr>
                <w:rFonts w:ascii="Times New Roman" w:eastAsia="Times New Roman" w:hAnsi="Times New Roman" w:cs="Times New Roman"/>
              </w:rPr>
              <w:t>Regulāri notiek pedagoģiskās sēdes, iknedēļas informatīvās apspriedes, mācību jomu sanāksmes, pedagoģiskās padomes un vecāku padomes sēdes.</w:t>
            </w:r>
            <w:r w:rsidR="005A1EE3">
              <w:rPr>
                <w:rFonts w:ascii="Times New Roman" w:eastAsia="Times New Roman" w:hAnsi="Times New Roman" w:cs="Times New Roman"/>
              </w:rPr>
              <w:t xml:space="preserve"> </w:t>
            </w:r>
          </w:p>
          <w:p w:rsidR="00BF063C" w:rsidRDefault="00E04207" w:rsidP="00FF1698">
            <w:pPr>
              <w:rPr>
                <w:rFonts w:ascii="Times New Roman" w:eastAsia="Times New Roman" w:hAnsi="Times New Roman" w:cs="Times New Roman"/>
              </w:rPr>
            </w:pPr>
            <w:r>
              <w:rPr>
                <w:rFonts w:ascii="Times New Roman" w:eastAsia="Times New Roman" w:hAnsi="Times New Roman" w:cs="Times New Roman"/>
              </w:rPr>
              <w:t>Tiek nodrošināta informācija par izglītības programmas mērķiem (ieraksti, vēstules e-klasē, piemēram, par VDD norisi), organizētas vecāku sapulces, individuālās sarunas, vecāku nedēļa.</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BF063C" w:rsidTr="00C75080">
        <w:trPr>
          <w:trHeight w:val="55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3.3.4.</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Izglītības iestādes pedagogu sadarbība, nodrošinot vienotu pieeju izglītības programmas īstenošanā</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C1398">
              <w:rPr>
                <w:rFonts w:ascii="Times New Roman" w:eastAsia="Times New Roman" w:hAnsi="Times New Roman" w:cs="Times New Roman"/>
              </w:rPr>
              <w:t>2</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rFonts w:ascii="Times New Roman" w:eastAsia="Times New Roman" w:hAnsi="Times New Roman" w:cs="Times New Roman"/>
              </w:rPr>
            </w:pPr>
            <w:r>
              <w:rPr>
                <w:rFonts w:ascii="Times New Roman" w:eastAsia="Times New Roman" w:hAnsi="Times New Roman" w:cs="Times New Roman"/>
              </w:rPr>
              <w:t>Metodisko jomu sīkāka sadalīšana.</w:t>
            </w:r>
          </w:p>
        </w:tc>
      </w:tr>
      <w:tr w:rsidR="00BF063C" w:rsidTr="00C75080">
        <w:trPr>
          <w:trHeight w:val="379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lastRenderedPageBreak/>
              <w:t>3.3.5.</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highlight w:val="cyan"/>
              </w:rPr>
            </w:pPr>
            <w:r>
              <w:rPr>
                <w:rFonts w:ascii="Times New Roman" w:eastAsia="Times New Roman" w:hAnsi="Times New Roman" w:cs="Times New Roman"/>
              </w:rPr>
              <w:t>Izglītības iestādes īstenoto mācību/</w:t>
            </w:r>
            <w:proofErr w:type="spellStart"/>
            <w:r w:rsidRPr="00FF1698">
              <w:rPr>
                <w:rFonts w:ascii="Times New Roman" w:eastAsia="Times New Roman" w:hAnsi="Times New Roman" w:cs="Times New Roman"/>
              </w:rPr>
              <w:t>ārpusstundu</w:t>
            </w:r>
            <w:proofErr w:type="spellEnd"/>
            <w:r w:rsidRPr="00FF1698">
              <w:rPr>
                <w:rFonts w:ascii="Times New Roman" w:eastAsia="Times New Roman" w:hAnsi="Times New Roman" w:cs="Times New Roman"/>
              </w:rPr>
              <w:t xml:space="preserve"> pasākumu efektivitāte, nodrošinot izglītības programmas mērķu sasniegšanu</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C1398">
              <w:rPr>
                <w:rFonts w:ascii="Times New Roman" w:eastAsia="Times New Roman" w:hAnsi="Times New Roman" w:cs="Times New Roman"/>
              </w:rPr>
              <w:t>3</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570591">
              <w:rPr>
                <w:rFonts w:ascii="Times New Roman" w:eastAsia="Times New Roman" w:hAnsi="Times New Roman" w:cs="Times New Roman"/>
              </w:rPr>
              <w:t>Tiek izmantotas Skolas somas piedāvātās iespējas mācību procesa dažādošanai un kompetenču pieejas aktualizēšanai.</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rPr>
                <w:rFonts w:ascii="Times New Roman" w:eastAsia="Times New Roman" w:hAnsi="Times New Roman" w:cs="Times New Roman"/>
              </w:rPr>
            </w:pPr>
            <w:r>
              <w:rPr>
                <w:rFonts w:ascii="Times New Roman" w:eastAsia="Times New Roman" w:hAnsi="Times New Roman" w:cs="Times New Roman"/>
              </w:rPr>
              <w:t xml:space="preserve">Plānojot pasākumus, norādīt prasmes, ko skolēns iegūst (saistībā ar mācību priekšmetu) plānojot un piedaloties pasākumā. Atspoguļojot </w:t>
            </w:r>
            <w:proofErr w:type="spellStart"/>
            <w:r>
              <w:rPr>
                <w:rFonts w:ascii="Times New Roman" w:eastAsia="Times New Roman" w:hAnsi="Times New Roman" w:cs="Times New Roman"/>
              </w:rPr>
              <w:t>ārpusstundu</w:t>
            </w:r>
            <w:proofErr w:type="spellEnd"/>
            <w:r>
              <w:rPr>
                <w:rFonts w:ascii="Times New Roman" w:eastAsia="Times New Roman" w:hAnsi="Times New Roman" w:cs="Times New Roman"/>
              </w:rPr>
              <w:t xml:space="preserve"> pasākumus, akcentēt kādas prasmes tika attīstītas.</w:t>
            </w:r>
          </w:p>
        </w:tc>
      </w:tr>
      <w:tr w:rsidR="00BF063C" w:rsidTr="00C75080">
        <w:trPr>
          <w:trHeight w:val="55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3.3.6.</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Izglītības </w:t>
            </w:r>
            <w:r w:rsidRPr="009746B6">
              <w:rPr>
                <w:rFonts w:ascii="Times New Roman" w:eastAsia="Times New Roman" w:hAnsi="Times New Roman" w:cs="Times New Roman"/>
              </w:rPr>
              <w:t>iestādes darbība mācību laika efektīvai izmantošanai,</w:t>
            </w:r>
            <w:r>
              <w:rPr>
                <w:rFonts w:ascii="Times New Roman" w:eastAsia="Times New Roman" w:hAnsi="Times New Roman" w:cs="Times New Roman"/>
              </w:rPr>
              <w:t xml:space="preserve"> īstenojot izglītības programmu</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C1398">
              <w:rPr>
                <w:rFonts w:ascii="Times New Roman" w:eastAsia="Times New Roman" w:hAnsi="Times New Roman" w:cs="Times New Roman"/>
              </w:rPr>
              <w:t>3</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9746B6">
            <w:pPr>
              <w:jc w:val="both"/>
              <w:rPr>
                <w:rFonts w:ascii="Times New Roman" w:eastAsia="Times New Roman" w:hAnsi="Times New Roman" w:cs="Times New Roman"/>
              </w:rPr>
            </w:pPr>
            <w:r>
              <w:rPr>
                <w:rFonts w:ascii="Times New Roman" w:eastAsia="Times New Roman" w:hAnsi="Times New Roman" w:cs="Times New Roman"/>
              </w:rPr>
              <w:t>Izglītības iestādes pedagogu sadarbīb</w:t>
            </w:r>
            <w:r w:rsidR="00152E8A">
              <w:rPr>
                <w:rFonts w:ascii="Times New Roman" w:eastAsia="Times New Roman" w:hAnsi="Times New Roman" w:cs="Times New Roman"/>
              </w:rPr>
              <w:t>a</w:t>
            </w:r>
            <w:r>
              <w:rPr>
                <w:rFonts w:ascii="Times New Roman" w:eastAsia="Times New Roman" w:hAnsi="Times New Roman" w:cs="Times New Roman"/>
              </w:rPr>
              <w:t>, nodrošina vienotu pieeju izglītības procesa īstenošanā.</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152E8A">
              <w:rPr>
                <w:rFonts w:ascii="Times New Roman" w:eastAsia="Times New Roman" w:hAnsi="Times New Roman" w:cs="Times New Roman"/>
              </w:rPr>
              <w:t xml:space="preserve">Turpināt metodiskā darba prioritātes izvirzīt balstoties uz iepriekšējā gada stundu </w:t>
            </w:r>
            <w:proofErr w:type="spellStart"/>
            <w:r w:rsidR="00152E8A">
              <w:rPr>
                <w:rFonts w:ascii="Times New Roman" w:eastAsia="Times New Roman" w:hAnsi="Times New Roman" w:cs="Times New Roman"/>
              </w:rPr>
              <w:t>izvērtējumu</w:t>
            </w:r>
            <w:proofErr w:type="spellEnd"/>
            <w:r w:rsidR="00152E8A">
              <w:rPr>
                <w:rFonts w:ascii="Times New Roman" w:eastAsia="Times New Roman" w:hAnsi="Times New Roman" w:cs="Times New Roman"/>
              </w:rPr>
              <w:t xml:space="preserve"> un valstī noteiktajām prioritātēm.</w:t>
            </w:r>
          </w:p>
        </w:tc>
      </w:tr>
      <w:tr w:rsidR="00BF063C" w:rsidTr="00C75080">
        <w:trPr>
          <w:trHeight w:val="55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3.3.7.</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i/>
              </w:rPr>
              <w:t>Izglītības iestādes darbība, īstenojot speciālās izglītības programmu</w:t>
            </w:r>
            <w:r>
              <w:rPr>
                <w:rFonts w:ascii="Times New Roman" w:eastAsia="Times New Roman" w:hAnsi="Times New Roman" w:cs="Times New Roman"/>
              </w:rPr>
              <w:t>[5]</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1C1398">
            <w:pPr>
              <w:jc w:val="both"/>
              <w:rPr>
                <w:rFonts w:ascii="Times New Roman" w:eastAsia="Times New Roman" w:hAnsi="Times New Roman" w:cs="Times New Roman"/>
              </w:rPr>
            </w:pPr>
            <w:r>
              <w:rPr>
                <w:rFonts w:ascii="Times New Roman" w:eastAsia="Times New Roman" w:hAnsi="Times New Roman" w:cs="Times New Roman"/>
              </w:rPr>
              <w:t xml:space="preserve"> </w:t>
            </w:r>
            <w:r w:rsidR="001C1398">
              <w:rPr>
                <w:rFonts w:ascii="Times New Roman" w:eastAsia="Times New Roman" w:hAnsi="Times New Roman" w:cs="Times New Roman"/>
              </w:rPr>
              <w:t>2</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FF1698">
            <w:pPr>
              <w:rPr>
                <w:rFonts w:ascii="Times New Roman" w:eastAsia="Times New Roman" w:hAnsi="Times New Roman" w:cs="Times New Roman"/>
              </w:rPr>
            </w:pPr>
            <w:r>
              <w:rPr>
                <w:rFonts w:ascii="Times New Roman" w:eastAsia="Times New Roman" w:hAnsi="Times New Roman" w:cs="Times New Roman"/>
              </w:rPr>
              <w:t xml:space="preserve"> </w:t>
            </w:r>
            <w:r w:rsidR="00FF1698">
              <w:rPr>
                <w:rFonts w:ascii="Times New Roman" w:eastAsia="Times New Roman" w:hAnsi="Times New Roman" w:cs="Times New Roman"/>
              </w:rPr>
              <w:t>Vieta izaugsmei, jo nav bijis aktuāli</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FF1698">
              <w:rPr>
                <w:rFonts w:ascii="Times New Roman" w:eastAsia="Times New Roman" w:hAnsi="Times New Roman" w:cs="Times New Roman"/>
              </w:rPr>
              <w:t>Pieņemt darbā speciālo pedagogu, pedagoga palīgu.</w:t>
            </w:r>
          </w:p>
        </w:tc>
      </w:tr>
      <w:tr w:rsidR="00BF063C" w:rsidTr="00C75080">
        <w:trPr>
          <w:trHeight w:val="55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3.3.8.</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b/>
                <w:i/>
              </w:rPr>
            </w:pPr>
            <w:r>
              <w:rPr>
                <w:rFonts w:ascii="Times New Roman" w:eastAsia="Times New Roman" w:hAnsi="Times New Roman" w:cs="Times New Roman"/>
                <w:i/>
              </w:rPr>
              <w:t>Izglītības programmas īstenošanas kvalitāte dažādās struktūrvienībās (filiālēs)</w:t>
            </w:r>
            <w:r>
              <w:rPr>
                <w:rFonts w:ascii="Times New Roman" w:eastAsia="Times New Roman" w:hAnsi="Times New Roman" w:cs="Times New Roman"/>
                <w:b/>
                <w:i/>
              </w:rPr>
              <w:t>[6]</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7E1EB3">
              <w:rPr>
                <w:rFonts w:ascii="Times New Roman" w:eastAsia="Times New Roman" w:hAnsi="Times New Roman" w:cs="Times New Roman"/>
              </w:rPr>
              <w:t>-</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7E1EB3">
              <w:rPr>
                <w:rFonts w:ascii="Times New Roman" w:eastAsia="Times New Roman" w:hAnsi="Times New Roman" w:cs="Times New Roman"/>
              </w:rPr>
              <w:t>-</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7E1EB3">
              <w:rPr>
                <w:rFonts w:ascii="Times New Roman" w:eastAsia="Times New Roman" w:hAnsi="Times New Roman" w:cs="Times New Roman"/>
              </w:rPr>
              <w:t>-</w:t>
            </w:r>
          </w:p>
        </w:tc>
      </w:tr>
      <w:tr w:rsidR="00BF063C" w:rsidTr="00C75080">
        <w:trPr>
          <w:trHeight w:val="55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3.3.9.</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b/>
                <w:i/>
              </w:rPr>
            </w:pPr>
            <w:r>
              <w:rPr>
                <w:rFonts w:ascii="Times New Roman" w:eastAsia="Times New Roman" w:hAnsi="Times New Roman" w:cs="Times New Roman"/>
                <w:i/>
              </w:rPr>
              <w:t>Izglītības iestādes piedāvāto padziļināto kursu skaits un to īstenošanas kvalitāte</w:t>
            </w:r>
            <w:r>
              <w:rPr>
                <w:rFonts w:ascii="Times New Roman" w:eastAsia="Times New Roman" w:hAnsi="Times New Roman" w:cs="Times New Roman"/>
                <w:b/>
                <w:i/>
              </w:rPr>
              <w:t>[7]</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7E1EB3">
              <w:rPr>
                <w:rFonts w:ascii="Times New Roman" w:eastAsia="Times New Roman" w:hAnsi="Times New Roman" w:cs="Times New Roman"/>
              </w:rPr>
              <w:t>-</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7E1EB3">
              <w:rPr>
                <w:rFonts w:ascii="Times New Roman" w:eastAsia="Times New Roman" w:hAnsi="Times New Roman" w:cs="Times New Roman"/>
              </w:rPr>
              <w:t>-</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7E1EB3">
              <w:rPr>
                <w:rFonts w:ascii="Times New Roman" w:eastAsia="Times New Roman" w:hAnsi="Times New Roman" w:cs="Times New Roman"/>
              </w:rPr>
              <w:t>-</w:t>
            </w:r>
          </w:p>
        </w:tc>
      </w:tr>
      <w:tr w:rsidR="00BF063C" w:rsidTr="00C75080">
        <w:trPr>
          <w:trHeight w:val="82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3.3.10.</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b/>
                <w:i/>
              </w:rPr>
            </w:pPr>
            <w:r>
              <w:rPr>
                <w:rFonts w:ascii="Times New Roman" w:eastAsia="Times New Roman" w:hAnsi="Times New Roman" w:cs="Times New Roman"/>
                <w:i/>
              </w:rPr>
              <w:t>Izglītības iestādes īstenotās mazākumtautību izglītības programmas atbilstība normatīvajos aktos noteiktajām prasībām</w:t>
            </w:r>
            <w:r>
              <w:rPr>
                <w:rFonts w:ascii="Times New Roman" w:eastAsia="Times New Roman" w:hAnsi="Times New Roman" w:cs="Times New Roman"/>
                <w:b/>
                <w:i/>
              </w:rPr>
              <w:t>[8]</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7E1EB3">
              <w:rPr>
                <w:rFonts w:ascii="Times New Roman" w:eastAsia="Times New Roman" w:hAnsi="Times New Roman" w:cs="Times New Roman"/>
              </w:rPr>
              <w:t>-</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7E1EB3">
              <w:rPr>
                <w:rFonts w:ascii="Times New Roman" w:eastAsia="Times New Roman" w:hAnsi="Times New Roman" w:cs="Times New Roman"/>
              </w:rPr>
              <w:t>-</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7E1EB3">
              <w:rPr>
                <w:rFonts w:ascii="Times New Roman" w:eastAsia="Times New Roman" w:hAnsi="Times New Roman" w:cs="Times New Roman"/>
              </w:rPr>
              <w:t>-</w:t>
            </w:r>
          </w:p>
        </w:tc>
      </w:tr>
      <w:tr w:rsidR="00BF063C" w:rsidTr="00C75080">
        <w:trPr>
          <w:trHeight w:val="555"/>
        </w:trPr>
        <w:tc>
          <w:tcPr>
            <w:tcW w:w="70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Pr="002E1868" w:rsidRDefault="005A1EE3">
            <w:pPr>
              <w:jc w:val="both"/>
              <w:rPr>
                <w:rFonts w:ascii="Times New Roman" w:eastAsia="Times New Roman" w:hAnsi="Times New Roman" w:cs="Times New Roman"/>
              </w:rPr>
            </w:pPr>
            <w:r w:rsidRPr="002E1868">
              <w:rPr>
                <w:rFonts w:ascii="Times New Roman" w:eastAsia="Times New Roman" w:hAnsi="Times New Roman" w:cs="Times New Roman"/>
              </w:rPr>
              <w:t>3.3.11.</w:t>
            </w:r>
          </w:p>
        </w:tc>
        <w:tc>
          <w:tcPr>
            <w:tcW w:w="496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Pr="006D64AC" w:rsidRDefault="005A1EE3">
            <w:pPr>
              <w:jc w:val="both"/>
              <w:rPr>
                <w:rFonts w:ascii="Times New Roman" w:eastAsia="Times New Roman" w:hAnsi="Times New Roman" w:cs="Times New Roman"/>
                <w:highlight w:val="cyan"/>
              </w:rPr>
            </w:pPr>
            <w:r w:rsidRPr="006D64AC">
              <w:rPr>
                <w:rFonts w:ascii="Times New Roman" w:eastAsia="Times New Roman" w:hAnsi="Times New Roman" w:cs="Times New Roman"/>
              </w:rPr>
              <w:t>Izglītības iestādes īstenotās izglītības programmas efektivitāte un kvalitāte</w:t>
            </w:r>
          </w:p>
        </w:tc>
        <w:tc>
          <w:tcPr>
            <w:tcW w:w="24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6F1D45">
              <w:rPr>
                <w:rFonts w:ascii="Times New Roman" w:eastAsia="Times New Roman" w:hAnsi="Times New Roman" w:cs="Times New Roman"/>
              </w:rPr>
              <w:t>2</w:t>
            </w:r>
          </w:p>
        </w:tc>
        <w:tc>
          <w:tcPr>
            <w:tcW w:w="269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t xml:space="preserve"> </w:t>
            </w:r>
            <w:r w:rsidR="008034CD">
              <w:rPr>
                <w:rFonts w:ascii="Times New Roman" w:eastAsia="Times New Roman" w:hAnsi="Times New Roman" w:cs="Times New Roman"/>
              </w:rPr>
              <w:t xml:space="preserve">Tiek ņemtas vērā </w:t>
            </w:r>
            <w:r w:rsidR="009746B6">
              <w:rPr>
                <w:rFonts w:ascii="Times New Roman" w:eastAsia="Times New Roman" w:hAnsi="Times New Roman" w:cs="Times New Roman"/>
              </w:rPr>
              <w:t xml:space="preserve">jaunākās izglītības tendences, izglītojamo vajadzības, </w:t>
            </w:r>
            <w:r w:rsidR="009746B6">
              <w:rPr>
                <w:rFonts w:ascii="Times New Roman" w:eastAsia="Times New Roman" w:hAnsi="Times New Roman" w:cs="Times New Roman"/>
              </w:rPr>
              <w:lastRenderedPageBreak/>
              <w:t>intereses, saikne ar reālo dzīvi.</w:t>
            </w:r>
          </w:p>
        </w:tc>
        <w:tc>
          <w:tcPr>
            <w:tcW w:w="3686"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r w:rsidR="00B17F44">
              <w:rPr>
                <w:rFonts w:ascii="Times New Roman" w:eastAsia="Times New Roman" w:hAnsi="Times New Roman" w:cs="Times New Roman"/>
              </w:rPr>
              <w:t xml:space="preserve">Vairāk mācību procesu </w:t>
            </w:r>
            <w:r w:rsidR="007E1EB3">
              <w:rPr>
                <w:rFonts w:ascii="Times New Roman" w:eastAsia="Times New Roman" w:hAnsi="Times New Roman" w:cs="Times New Roman"/>
              </w:rPr>
              <w:t>pietuvināt</w:t>
            </w:r>
            <w:r w:rsidR="00B17F44">
              <w:rPr>
                <w:rFonts w:ascii="Times New Roman" w:eastAsia="Times New Roman" w:hAnsi="Times New Roman" w:cs="Times New Roman"/>
              </w:rPr>
              <w:t xml:space="preserve"> reālai dzīvei. Skolēnu kompetenču attīstīšanai, veicināt darbības veidus, </w:t>
            </w:r>
            <w:r w:rsidR="00B17F44">
              <w:rPr>
                <w:rFonts w:ascii="Times New Roman" w:eastAsia="Times New Roman" w:hAnsi="Times New Roman" w:cs="Times New Roman"/>
              </w:rPr>
              <w:lastRenderedPageBreak/>
              <w:t>kas liks skolēniem vairāk praktizēties (skolas konkursi, eksperimenti u.c.)</w:t>
            </w:r>
          </w:p>
          <w:p w:rsidR="007B66D2" w:rsidRDefault="007B66D2">
            <w:pPr>
              <w:jc w:val="both"/>
              <w:rPr>
                <w:rFonts w:ascii="Times New Roman" w:eastAsia="Times New Roman" w:hAnsi="Times New Roman" w:cs="Times New Roman"/>
              </w:rPr>
            </w:pPr>
            <w:r>
              <w:rPr>
                <w:rFonts w:ascii="Times New Roman" w:eastAsia="Times New Roman" w:hAnsi="Times New Roman" w:cs="Times New Roman"/>
              </w:rPr>
              <w:t>Atbalsta komandas izstrādātie plāni kvalitātei un efektivitātei.</w:t>
            </w:r>
          </w:p>
        </w:tc>
      </w:tr>
    </w:tbl>
    <w:p w:rsidR="00BF063C" w:rsidRDefault="005A1EE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BF063C" w:rsidRDefault="005A1EE3">
      <w:pPr>
        <w:ind w:left="1240" w:hanging="4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3.4.</w:t>
      </w:r>
      <w:r>
        <w:rPr>
          <w:rFonts w:ascii="Times New Roman" w:eastAsia="Times New Roman" w:hAnsi="Times New Roman" w:cs="Times New Roman"/>
          <w:sz w:val="14"/>
          <w:szCs w:val="14"/>
        </w:rPr>
        <w:t xml:space="preserve">   </w:t>
      </w:r>
      <w:r>
        <w:rPr>
          <w:rFonts w:ascii="Times New Roman" w:eastAsia="Times New Roman" w:hAnsi="Times New Roman" w:cs="Times New Roman"/>
          <w:b/>
          <w:i/>
          <w:sz w:val="24"/>
          <w:szCs w:val="24"/>
        </w:rPr>
        <w:t xml:space="preserve"> 2-3 galvenie apkopotie secinājumi par visu kritēriju turpmākajam darbam</w:t>
      </w:r>
    </w:p>
    <w:p w:rsidR="00BF063C" w:rsidRDefault="005A1EE3" w:rsidP="006F1D45">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E1EB3">
        <w:rPr>
          <w:rFonts w:ascii="Times New Roman" w:eastAsia="Times New Roman" w:hAnsi="Times New Roman" w:cs="Times New Roman"/>
          <w:sz w:val="24"/>
          <w:szCs w:val="24"/>
        </w:rPr>
        <w:t>Turpināt</w:t>
      </w:r>
      <w:r w:rsidR="00570591">
        <w:rPr>
          <w:rFonts w:ascii="Times New Roman" w:eastAsia="Times New Roman" w:hAnsi="Times New Roman" w:cs="Times New Roman"/>
          <w:sz w:val="24"/>
          <w:szCs w:val="24"/>
        </w:rPr>
        <w:t xml:space="preserve"> izglītības programmas īstenoša</w:t>
      </w:r>
      <w:r w:rsidR="007E1EB3">
        <w:rPr>
          <w:rFonts w:ascii="Times New Roman" w:eastAsia="Times New Roman" w:hAnsi="Times New Roman" w:cs="Times New Roman"/>
          <w:sz w:val="24"/>
          <w:szCs w:val="24"/>
        </w:rPr>
        <w:t>na</w:t>
      </w:r>
      <w:r w:rsidR="00570591">
        <w:rPr>
          <w:rFonts w:ascii="Times New Roman" w:eastAsia="Times New Roman" w:hAnsi="Times New Roman" w:cs="Times New Roman"/>
          <w:sz w:val="24"/>
          <w:szCs w:val="24"/>
        </w:rPr>
        <w:t xml:space="preserve">i izmantot Skolas somas piedāvātās iespējas mācību procesa dažādošanai un </w:t>
      </w:r>
      <w:r w:rsidR="007E1EB3">
        <w:rPr>
          <w:rFonts w:ascii="Times New Roman" w:eastAsia="Times New Roman" w:hAnsi="Times New Roman" w:cs="Times New Roman"/>
          <w:sz w:val="24"/>
          <w:szCs w:val="24"/>
        </w:rPr>
        <w:t>kompetenču</w:t>
      </w:r>
      <w:r w:rsidR="00570591">
        <w:rPr>
          <w:rFonts w:ascii="Times New Roman" w:eastAsia="Times New Roman" w:hAnsi="Times New Roman" w:cs="Times New Roman"/>
          <w:sz w:val="24"/>
          <w:szCs w:val="24"/>
        </w:rPr>
        <w:t xml:space="preserve"> pieejas aktualizēšanai. </w:t>
      </w:r>
      <w:r w:rsidR="006F1D45">
        <w:rPr>
          <w:rFonts w:ascii="Times New Roman" w:eastAsia="Times New Roman" w:hAnsi="Times New Roman" w:cs="Times New Roman"/>
        </w:rPr>
        <w:t>Plānojot pasākumus, norādīt prasmes, ko skolēns iegūst (saistībā ar mācību priekšmetu) plānojot un piedaloties pasākumā.</w:t>
      </w:r>
    </w:p>
    <w:p w:rsidR="006F1D45" w:rsidRDefault="006F1D45" w:rsidP="006F1D45">
      <w:pPr>
        <w:spacing w:before="240"/>
        <w:jc w:val="both"/>
        <w:rPr>
          <w:rFonts w:ascii="Times New Roman" w:eastAsia="Times New Roman" w:hAnsi="Times New Roman" w:cs="Times New Roman"/>
          <w:sz w:val="24"/>
          <w:szCs w:val="24"/>
        </w:rPr>
      </w:pPr>
    </w:p>
    <w:p w:rsidR="00BF063C" w:rsidRPr="00BE16D1" w:rsidRDefault="005A1EE3" w:rsidP="00BE16D1">
      <w:pPr>
        <w:pStyle w:val="ListParagraph"/>
        <w:numPr>
          <w:ilvl w:val="0"/>
          <w:numId w:val="2"/>
        </w:numPr>
        <w:jc w:val="both"/>
        <w:rPr>
          <w:rFonts w:ascii="Times New Roman" w:eastAsia="Times New Roman" w:hAnsi="Times New Roman" w:cs="Times New Roman"/>
          <w:b/>
          <w:sz w:val="24"/>
          <w:szCs w:val="24"/>
        </w:rPr>
      </w:pPr>
      <w:r w:rsidRPr="00BE16D1">
        <w:rPr>
          <w:rFonts w:ascii="Times New Roman" w:eastAsia="Times New Roman" w:hAnsi="Times New Roman" w:cs="Times New Roman"/>
          <w:b/>
          <w:sz w:val="24"/>
          <w:szCs w:val="24"/>
        </w:rPr>
        <w:t>Izglītības iestādes dibinātāja noteiktie mērķi un uzdevumi izglītības iestādes vadītājam trīs gadiem, to ietvaros galvenais paveiktais 2022./2023.māc.g.</w:t>
      </w:r>
    </w:p>
    <w:p w:rsidR="00BE16D1" w:rsidRDefault="00BE16D1" w:rsidP="00BE16D1">
      <w:pPr>
        <w:pStyle w:val="ListParagraph"/>
        <w:jc w:val="both"/>
        <w:rPr>
          <w:rFonts w:ascii="Times New Roman" w:eastAsia="Times New Roman" w:hAnsi="Times New Roman" w:cs="Times New Roman"/>
          <w:b/>
          <w:sz w:val="24"/>
          <w:szCs w:val="24"/>
        </w:rPr>
      </w:pPr>
    </w:p>
    <w:tbl>
      <w:tblPr>
        <w:tblStyle w:val="TableGrid"/>
        <w:tblW w:w="14454" w:type="dxa"/>
        <w:tblLayout w:type="fixed"/>
        <w:tblLook w:val="04A0" w:firstRow="1" w:lastRow="0" w:firstColumn="1" w:lastColumn="0" w:noHBand="0" w:noVBand="1"/>
      </w:tblPr>
      <w:tblGrid>
        <w:gridCol w:w="1443"/>
        <w:gridCol w:w="1443"/>
        <w:gridCol w:w="4931"/>
        <w:gridCol w:w="3660"/>
        <w:gridCol w:w="2977"/>
      </w:tblGrid>
      <w:tr w:rsidR="00BE16D1" w:rsidRPr="00CB44C1" w:rsidTr="00E55CEE">
        <w:tc>
          <w:tcPr>
            <w:tcW w:w="1443" w:type="dxa"/>
          </w:tcPr>
          <w:p w:rsidR="00BE16D1" w:rsidRPr="00CB44C1" w:rsidRDefault="00BE16D1" w:rsidP="0064620C">
            <w:pPr>
              <w:rPr>
                <w:rFonts w:ascii="Times New Roman" w:hAnsi="Times New Roman" w:cs="Times New Roman"/>
                <w:b/>
                <w:sz w:val="24"/>
                <w:szCs w:val="24"/>
              </w:rPr>
            </w:pPr>
            <w:r>
              <w:rPr>
                <w:rFonts w:ascii="Times New Roman" w:hAnsi="Times New Roman" w:cs="Times New Roman"/>
                <w:b/>
                <w:sz w:val="24"/>
                <w:szCs w:val="24"/>
              </w:rPr>
              <w:t>Nr.</w:t>
            </w:r>
          </w:p>
        </w:tc>
        <w:tc>
          <w:tcPr>
            <w:tcW w:w="1443" w:type="dxa"/>
          </w:tcPr>
          <w:p w:rsidR="00BE16D1" w:rsidRPr="00CB44C1" w:rsidRDefault="00BE16D1" w:rsidP="0064620C">
            <w:pPr>
              <w:rPr>
                <w:rFonts w:ascii="Times New Roman" w:hAnsi="Times New Roman" w:cs="Times New Roman"/>
                <w:b/>
                <w:sz w:val="24"/>
                <w:szCs w:val="24"/>
              </w:rPr>
            </w:pPr>
            <w:r w:rsidRPr="00CB44C1">
              <w:rPr>
                <w:rFonts w:ascii="Times New Roman" w:hAnsi="Times New Roman" w:cs="Times New Roman"/>
                <w:b/>
                <w:sz w:val="24"/>
                <w:szCs w:val="24"/>
              </w:rPr>
              <w:t>Izpildes termiņš</w:t>
            </w:r>
          </w:p>
        </w:tc>
        <w:tc>
          <w:tcPr>
            <w:tcW w:w="4931" w:type="dxa"/>
          </w:tcPr>
          <w:p w:rsidR="00BE16D1" w:rsidRPr="00CB44C1" w:rsidRDefault="00BE16D1" w:rsidP="0064620C">
            <w:pPr>
              <w:rPr>
                <w:rFonts w:ascii="Times New Roman" w:hAnsi="Times New Roman" w:cs="Times New Roman"/>
                <w:b/>
                <w:sz w:val="24"/>
                <w:szCs w:val="24"/>
              </w:rPr>
            </w:pPr>
            <w:r w:rsidRPr="00CB44C1">
              <w:rPr>
                <w:rFonts w:ascii="Times New Roman" w:hAnsi="Times New Roman" w:cs="Times New Roman"/>
                <w:b/>
                <w:sz w:val="24"/>
                <w:szCs w:val="24"/>
              </w:rPr>
              <w:t>Mērķi</w:t>
            </w:r>
            <w:r>
              <w:rPr>
                <w:rFonts w:ascii="Times New Roman" w:hAnsi="Times New Roman" w:cs="Times New Roman"/>
                <w:b/>
                <w:sz w:val="24"/>
                <w:szCs w:val="24"/>
              </w:rPr>
              <w:t xml:space="preserve"> un uzdevumi</w:t>
            </w:r>
          </w:p>
        </w:tc>
        <w:tc>
          <w:tcPr>
            <w:tcW w:w="3660" w:type="dxa"/>
          </w:tcPr>
          <w:p w:rsidR="00BE16D1" w:rsidRPr="00CB44C1" w:rsidRDefault="00BE16D1" w:rsidP="0064620C">
            <w:pPr>
              <w:rPr>
                <w:rFonts w:ascii="Times New Roman" w:hAnsi="Times New Roman" w:cs="Times New Roman"/>
                <w:b/>
                <w:sz w:val="24"/>
                <w:szCs w:val="24"/>
              </w:rPr>
            </w:pPr>
            <w:r w:rsidRPr="00CB44C1">
              <w:rPr>
                <w:rFonts w:ascii="Times New Roman" w:hAnsi="Times New Roman" w:cs="Times New Roman"/>
                <w:b/>
                <w:sz w:val="24"/>
                <w:szCs w:val="24"/>
              </w:rPr>
              <w:t>Izpildes rādītāji/pierādījumi, kas liecinās par mērķa sasniegšanu</w:t>
            </w:r>
          </w:p>
        </w:tc>
        <w:tc>
          <w:tcPr>
            <w:tcW w:w="2977" w:type="dxa"/>
          </w:tcPr>
          <w:p w:rsidR="00BE16D1" w:rsidRPr="00CB44C1" w:rsidRDefault="00BE16D1" w:rsidP="0064620C">
            <w:pPr>
              <w:rPr>
                <w:rFonts w:ascii="Times New Roman" w:hAnsi="Times New Roman" w:cs="Times New Roman"/>
                <w:b/>
                <w:sz w:val="24"/>
                <w:szCs w:val="24"/>
              </w:rPr>
            </w:pPr>
            <w:r w:rsidRPr="00CB44C1">
              <w:rPr>
                <w:rFonts w:ascii="Times New Roman" w:hAnsi="Times New Roman" w:cs="Times New Roman"/>
                <w:b/>
                <w:sz w:val="24"/>
                <w:szCs w:val="24"/>
              </w:rPr>
              <w:t>Piezīmes par izpildi (aizpilda procesā – vismaz 1x gadā)</w:t>
            </w:r>
          </w:p>
        </w:tc>
      </w:tr>
      <w:tr w:rsidR="00BE16D1" w:rsidRPr="00CB44C1" w:rsidTr="00E55CEE">
        <w:tc>
          <w:tcPr>
            <w:tcW w:w="1443" w:type="dxa"/>
            <w:shd w:val="clear" w:color="auto" w:fill="BFBFBF" w:themeFill="background1" w:themeFillShade="BF"/>
          </w:tcPr>
          <w:p w:rsidR="00BE16D1" w:rsidRPr="00CB44C1" w:rsidRDefault="00BE16D1" w:rsidP="0064620C">
            <w:pPr>
              <w:rPr>
                <w:rFonts w:ascii="Times New Roman" w:hAnsi="Times New Roman" w:cs="Times New Roman"/>
              </w:rPr>
            </w:pPr>
            <w:r w:rsidRPr="00CB44C1">
              <w:rPr>
                <w:rFonts w:ascii="Times New Roman" w:hAnsi="Times New Roman" w:cs="Times New Roman"/>
              </w:rPr>
              <w:t>1.mērķis</w:t>
            </w:r>
          </w:p>
        </w:tc>
        <w:tc>
          <w:tcPr>
            <w:tcW w:w="1443" w:type="dxa"/>
            <w:shd w:val="clear" w:color="auto" w:fill="BFBFBF" w:themeFill="background1" w:themeFillShade="BF"/>
          </w:tcPr>
          <w:p w:rsidR="00BE16D1" w:rsidRPr="00CB44C1" w:rsidRDefault="00BE16D1" w:rsidP="0064620C">
            <w:pPr>
              <w:rPr>
                <w:rFonts w:ascii="Times New Roman" w:hAnsi="Times New Roman" w:cs="Times New Roman"/>
              </w:rPr>
            </w:pPr>
          </w:p>
        </w:tc>
        <w:tc>
          <w:tcPr>
            <w:tcW w:w="4931" w:type="dxa"/>
            <w:shd w:val="clear" w:color="auto" w:fill="BFBFBF" w:themeFill="background1" w:themeFillShade="BF"/>
          </w:tcPr>
          <w:p w:rsidR="00BE16D1" w:rsidRPr="00CB44C1" w:rsidRDefault="00BE16D1" w:rsidP="0064620C">
            <w:pPr>
              <w:rPr>
                <w:rFonts w:ascii="Times New Roman" w:hAnsi="Times New Roman" w:cs="Times New Roman"/>
              </w:rPr>
            </w:pPr>
            <w:r>
              <w:rPr>
                <w:rFonts w:ascii="Times New Roman" w:hAnsi="Times New Roman" w:cs="Times New Roman"/>
              </w:rPr>
              <w:t>Iekļaujoša vides veidošana</w:t>
            </w:r>
          </w:p>
        </w:tc>
        <w:tc>
          <w:tcPr>
            <w:tcW w:w="3660" w:type="dxa"/>
            <w:shd w:val="clear" w:color="auto" w:fill="BFBFBF" w:themeFill="background1" w:themeFillShade="BF"/>
          </w:tcPr>
          <w:p w:rsidR="00BE16D1" w:rsidRPr="00CB44C1" w:rsidRDefault="00BE16D1" w:rsidP="0064620C">
            <w:pPr>
              <w:rPr>
                <w:rFonts w:ascii="Times New Roman" w:hAnsi="Times New Roman" w:cs="Times New Roman"/>
              </w:rPr>
            </w:pPr>
          </w:p>
        </w:tc>
        <w:tc>
          <w:tcPr>
            <w:tcW w:w="2977" w:type="dxa"/>
            <w:shd w:val="clear" w:color="auto" w:fill="BFBFBF" w:themeFill="background1" w:themeFillShade="BF"/>
          </w:tcPr>
          <w:p w:rsidR="00BE16D1" w:rsidRPr="00CB44C1" w:rsidRDefault="00BE16D1" w:rsidP="0064620C">
            <w:pPr>
              <w:rPr>
                <w:rFonts w:ascii="Times New Roman" w:hAnsi="Times New Roman" w:cs="Times New Roman"/>
              </w:rPr>
            </w:pPr>
          </w:p>
        </w:tc>
      </w:tr>
      <w:tr w:rsidR="00BE16D1" w:rsidRPr="00CB44C1" w:rsidTr="00E55CEE">
        <w:tc>
          <w:tcPr>
            <w:tcW w:w="1443" w:type="dxa"/>
          </w:tcPr>
          <w:p w:rsidR="00BE16D1" w:rsidRPr="00CB44C1" w:rsidRDefault="00BE16D1" w:rsidP="0064620C">
            <w:pPr>
              <w:rPr>
                <w:rFonts w:ascii="Times New Roman" w:hAnsi="Times New Roman" w:cs="Times New Roman"/>
              </w:rPr>
            </w:pPr>
            <w:r w:rsidRPr="00CB44C1">
              <w:rPr>
                <w:rFonts w:ascii="Times New Roman" w:hAnsi="Times New Roman" w:cs="Times New Roman"/>
              </w:rPr>
              <w:t>1.1.uzdevums</w:t>
            </w:r>
          </w:p>
        </w:tc>
        <w:tc>
          <w:tcPr>
            <w:tcW w:w="1443" w:type="dxa"/>
          </w:tcPr>
          <w:p w:rsidR="00BE16D1" w:rsidRPr="00CB44C1" w:rsidRDefault="00BE16D1" w:rsidP="0064620C">
            <w:pPr>
              <w:rPr>
                <w:rFonts w:ascii="Times New Roman" w:hAnsi="Times New Roman" w:cs="Times New Roman"/>
              </w:rPr>
            </w:pPr>
            <w:r>
              <w:rPr>
                <w:rFonts w:ascii="Times New Roman" w:hAnsi="Times New Roman" w:cs="Times New Roman"/>
              </w:rPr>
              <w:t>2022./23.m.g.</w:t>
            </w:r>
          </w:p>
        </w:tc>
        <w:tc>
          <w:tcPr>
            <w:tcW w:w="4931" w:type="dxa"/>
          </w:tcPr>
          <w:p w:rsidR="00BE16D1" w:rsidRPr="00CB44C1" w:rsidRDefault="00BE16D1" w:rsidP="0064620C">
            <w:pPr>
              <w:rPr>
                <w:rFonts w:ascii="Times New Roman" w:hAnsi="Times New Roman" w:cs="Times New Roman"/>
              </w:rPr>
            </w:pPr>
            <w:r>
              <w:rPr>
                <w:rFonts w:ascii="Times New Roman" w:hAnsi="Times New Roman" w:cs="Times New Roman"/>
              </w:rPr>
              <w:t xml:space="preserve">Pedagogu izglītošana, sagatavošana </w:t>
            </w:r>
            <w:r>
              <w:rPr>
                <w:rFonts w:ascii="RobustaTLPro-Regular" w:hAnsi="RobustaTLPro-Regular"/>
                <w:color w:val="212529"/>
                <w:sz w:val="23"/>
                <w:szCs w:val="23"/>
                <w:shd w:val="clear" w:color="auto" w:fill="FFFFFF"/>
              </w:rPr>
              <w:t>Speciālās izglītības programmas izglītojamiem ar </w:t>
            </w:r>
            <w:r>
              <w:rPr>
                <w:rStyle w:val="Strong"/>
                <w:rFonts w:ascii="RobustaTLPro-Medium" w:hAnsi="RobustaTLPro-Medium"/>
                <w:color w:val="212529"/>
                <w:sz w:val="23"/>
                <w:szCs w:val="23"/>
                <w:shd w:val="clear" w:color="auto" w:fill="FFFFFF"/>
              </w:rPr>
              <w:t>mācīšanās </w:t>
            </w:r>
            <w:r>
              <w:rPr>
                <w:rFonts w:ascii="RobustaTLPro-Regular" w:hAnsi="RobustaTLPro-Regular"/>
                <w:color w:val="212529"/>
                <w:sz w:val="23"/>
                <w:szCs w:val="23"/>
                <w:shd w:val="clear" w:color="auto" w:fill="FFFFFF"/>
              </w:rPr>
              <w:t>traucējumiem</w:t>
            </w:r>
            <w:r>
              <w:rPr>
                <w:rFonts w:ascii="Times New Roman" w:hAnsi="Times New Roman" w:cs="Times New Roman"/>
              </w:rPr>
              <w:t xml:space="preserve"> licencēšanu, kursu nodrošināšana.</w:t>
            </w:r>
          </w:p>
        </w:tc>
        <w:tc>
          <w:tcPr>
            <w:tcW w:w="3660" w:type="dxa"/>
          </w:tcPr>
          <w:p w:rsidR="00BE16D1" w:rsidRDefault="00BE16D1" w:rsidP="0064620C">
            <w:pPr>
              <w:rPr>
                <w:rFonts w:ascii="Times New Roman" w:hAnsi="Times New Roman" w:cs="Times New Roman"/>
              </w:rPr>
            </w:pPr>
            <w:r>
              <w:rPr>
                <w:rFonts w:ascii="Times New Roman" w:hAnsi="Times New Roman" w:cs="Times New Roman"/>
              </w:rPr>
              <w:t>Informēšana informatīvajā sapulcē, individuālas sarunas.</w:t>
            </w:r>
          </w:p>
          <w:p w:rsidR="00BE16D1" w:rsidRPr="00CB44C1" w:rsidRDefault="00BE16D1" w:rsidP="0064620C">
            <w:pPr>
              <w:rPr>
                <w:rFonts w:ascii="Times New Roman" w:hAnsi="Times New Roman" w:cs="Times New Roman"/>
              </w:rPr>
            </w:pPr>
            <w:r>
              <w:rPr>
                <w:rFonts w:ascii="Times New Roman" w:hAnsi="Times New Roman" w:cs="Times New Roman"/>
              </w:rPr>
              <w:t xml:space="preserve">29.03. </w:t>
            </w:r>
            <w:proofErr w:type="spellStart"/>
            <w:r>
              <w:rPr>
                <w:rFonts w:ascii="Times New Roman" w:hAnsi="Times New Roman" w:cs="Times New Roman"/>
              </w:rPr>
              <w:t>I.Brakmanes</w:t>
            </w:r>
            <w:proofErr w:type="spellEnd"/>
            <w:r>
              <w:rPr>
                <w:rFonts w:ascii="Times New Roman" w:hAnsi="Times New Roman" w:cs="Times New Roman"/>
              </w:rPr>
              <w:t xml:space="preserve"> apmācība par individuālā plāna izstrādi.</w:t>
            </w:r>
          </w:p>
        </w:tc>
        <w:tc>
          <w:tcPr>
            <w:tcW w:w="2977" w:type="dxa"/>
          </w:tcPr>
          <w:p w:rsidR="00BE16D1" w:rsidRDefault="005769CE" w:rsidP="0064620C">
            <w:pPr>
              <w:rPr>
                <w:rFonts w:ascii="Times New Roman" w:hAnsi="Times New Roman" w:cs="Times New Roman"/>
              </w:rPr>
            </w:pPr>
            <w:r>
              <w:rPr>
                <w:rFonts w:ascii="Times New Roman" w:hAnsi="Times New Roman" w:cs="Times New Roman"/>
              </w:rPr>
              <w:t>26.01. 1 pedagogs</w:t>
            </w:r>
            <w:r w:rsidR="00BE16D1">
              <w:rPr>
                <w:rFonts w:ascii="Times New Roman" w:hAnsi="Times New Roman" w:cs="Times New Roman"/>
              </w:rPr>
              <w:t xml:space="preserve"> “Pedagoga palīdzības iespējas skolēniem ar mācīšanās traucējumiem un speciālajām vajadzībām”12h.</w:t>
            </w:r>
          </w:p>
          <w:p w:rsidR="00BE16D1" w:rsidRDefault="00BE16D1" w:rsidP="0064620C">
            <w:pPr>
              <w:rPr>
                <w:rFonts w:ascii="Times New Roman" w:hAnsi="Times New Roman" w:cs="Times New Roman"/>
              </w:rPr>
            </w:pPr>
            <w:r>
              <w:rPr>
                <w:rFonts w:ascii="Times New Roman" w:hAnsi="Times New Roman" w:cs="Times New Roman"/>
              </w:rPr>
              <w:t xml:space="preserve">13.-14.03. </w:t>
            </w:r>
            <w:r w:rsidR="005769CE">
              <w:rPr>
                <w:rFonts w:ascii="Times New Roman" w:hAnsi="Times New Roman" w:cs="Times New Roman"/>
              </w:rPr>
              <w:t>Divi pedagogi</w:t>
            </w:r>
            <w:r>
              <w:rPr>
                <w:rFonts w:ascii="Times New Roman" w:hAnsi="Times New Roman" w:cs="Times New Roman"/>
              </w:rPr>
              <w:t xml:space="preserve"> “Atbalsts pedagogiem mācību procesa organizēšanā izglītojamajiem ar mācīšanās un uzvedības traucējumiem” 12h.</w:t>
            </w:r>
          </w:p>
          <w:p w:rsidR="00BE16D1" w:rsidRPr="001C0852" w:rsidRDefault="00BE16D1" w:rsidP="0064620C">
            <w:pPr>
              <w:rPr>
                <w:rFonts w:ascii="Times New Roman" w:hAnsi="Times New Roman" w:cs="Times New Roman"/>
                <w:b/>
              </w:rPr>
            </w:pPr>
            <w:r w:rsidRPr="00E80750">
              <w:rPr>
                <w:rFonts w:ascii="Times New Roman" w:hAnsi="Times New Roman" w:cs="Times New Roman"/>
              </w:rPr>
              <w:t>06.04.-19.05.</w:t>
            </w:r>
            <w:r w:rsidRPr="00E80750">
              <w:rPr>
                <w:rFonts w:ascii="Verdana" w:hAnsi="Verdana"/>
                <w:color w:val="000000"/>
                <w:bdr w:val="none" w:sz="0" w:space="0" w:color="auto" w:frame="1"/>
                <w:shd w:val="clear" w:color="auto" w:fill="FFFFFF"/>
              </w:rPr>
              <w:t xml:space="preserve"> </w:t>
            </w:r>
            <w:r w:rsidR="005769CE">
              <w:rPr>
                <w:rFonts w:ascii="Times New Roman" w:hAnsi="Times New Roman" w:cs="Times New Roman"/>
                <w:color w:val="000000"/>
                <w:bdr w:val="none" w:sz="0" w:space="0" w:color="auto" w:frame="1"/>
                <w:shd w:val="clear" w:color="auto" w:fill="FFFFFF"/>
              </w:rPr>
              <w:t>viens pedagogs</w:t>
            </w:r>
            <w:r>
              <w:rPr>
                <w:rFonts w:ascii="Verdana" w:hAnsi="Verdana"/>
                <w:color w:val="000000"/>
                <w:bdr w:val="none" w:sz="0" w:space="0" w:color="auto" w:frame="1"/>
                <w:shd w:val="clear" w:color="auto" w:fill="FFFFFF"/>
              </w:rPr>
              <w:t xml:space="preserve"> </w:t>
            </w:r>
            <w:r w:rsidRPr="00E80750">
              <w:rPr>
                <w:rFonts w:ascii="Times New Roman" w:hAnsi="Times New Roman" w:cs="Times New Roman"/>
                <w:color w:val="000000"/>
                <w:bdr w:val="none" w:sz="0" w:space="0" w:color="auto" w:frame="1"/>
                <w:shd w:val="clear" w:color="auto" w:fill="FFFFFF"/>
              </w:rPr>
              <w:t>“</w:t>
            </w:r>
            <w:r w:rsidRPr="001C0852">
              <w:rPr>
                <w:rStyle w:val="Strong"/>
                <w:rFonts w:ascii="Times New Roman" w:hAnsi="Times New Roman" w:cs="Times New Roman"/>
                <w:b w:val="0"/>
                <w:color w:val="000000"/>
                <w:bdr w:val="none" w:sz="0" w:space="0" w:color="auto" w:frame="1"/>
                <w:shd w:val="clear" w:color="auto" w:fill="FFFFFF"/>
              </w:rPr>
              <w:t xml:space="preserve">Kā strādāt ar bērniem, kuriem </w:t>
            </w:r>
            <w:r w:rsidRPr="001C0852">
              <w:rPr>
                <w:rStyle w:val="Strong"/>
                <w:rFonts w:ascii="Times New Roman" w:hAnsi="Times New Roman" w:cs="Times New Roman"/>
                <w:b w:val="0"/>
                <w:color w:val="000000"/>
                <w:bdr w:val="none" w:sz="0" w:space="0" w:color="auto" w:frame="1"/>
                <w:shd w:val="clear" w:color="auto" w:fill="FFFFFF"/>
              </w:rPr>
              <w:lastRenderedPageBreak/>
              <w:t xml:space="preserve">ir UDHS, </w:t>
            </w:r>
            <w:proofErr w:type="spellStart"/>
            <w:r w:rsidRPr="001C0852">
              <w:rPr>
                <w:rStyle w:val="Strong"/>
                <w:rFonts w:ascii="Times New Roman" w:hAnsi="Times New Roman" w:cs="Times New Roman"/>
                <w:b w:val="0"/>
                <w:color w:val="000000"/>
                <w:bdr w:val="none" w:sz="0" w:space="0" w:color="auto" w:frame="1"/>
                <w:shd w:val="clear" w:color="auto" w:fill="FFFFFF"/>
              </w:rPr>
              <w:t>autiskā</w:t>
            </w:r>
            <w:proofErr w:type="spellEnd"/>
            <w:r w:rsidRPr="001C0852">
              <w:rPr>
                <w:rStyle w:val="Strong"/>
                <w:rFonts w:ascii="Times New Roman" w:hAnsi="Times New Roman" w:cs="Times New Roman"/>
                <w:b w:val="0"/>
                <w:color w:val="000000"/>
                <w:bdr w:val="none" w:sz="0" w:space="0" w:color="auto" w:frame="1"/>
                <w:shd w:val="clear" w:color="auto" w:fill="FFFFFF"/>
              </w:rPr>
              <w:t xml:space="preserve"> spektra traucējumi?” 10h.</w:t>
            </w:r>
          </w:p>
          <w:p w:rsidR="00BE16D1" w:rsidRPr="00CB44C1" w:rsidRDefault="00BE16D1" w:rsidP="0064620C">
            <w:pPr>
              <w:rPr>
                <w:rFonts w:ascii="Times New Roman" w:hAnsi="Times New Roman" w:cs="Times New Roman"/>
              </w:rPr>
            </w:pPr>
          </w:p>
        </w:tc>
      </w:tr>
      <w:tr w:rsidR="00BE16D1" w:rsidRPr="00CB44C1" w:rsidTr="00E55CEE">
        <w:tc>
          <w:tcPr>
            <w:tcW w:w="1443" w:type="dxa"/>
          </w:tcPr>
          <w:p w:rsidR="00BE16D1" w:rsidRPr="00CB44C1" w:rsidRDefault="00BE16D1" w:rsidP="0064620C">
            <w:pPr>
              <w:rPr>
                <w:rFonts w:ascii="Times New Roman" w:hAnsi="Times New Roman" w:cs="Times New Roman"/>
              </w:rPr>
            </w:pPr>
            <w:r w:rsidRPr="00CB44C1">
              <w:rPr>
                <w:rFonts w:ascii="Times New Roman" w:hAnsi="Times New Roman" w:cs="Times New Roman"/>
              </w:rPr>
              <w:lastRenderedPageBreak/>
              <w:t>1.2.uzdevums</w:t>
            </w:r>
          </w:p>
        </w:tc>
        <w:tc>
          <w:tcPr>
            <w:tcW w:w="1443" w:type="dxa"/>
          </w:tcPr>
          <w:p w:rsidR="00BE16D1" w:rsidRPr="00CB44C1" w:rsidRDefault="00BE16D1" w:rsidP="0064620C">
            <w:pPr>
              <w:rPr>
                <w:rFonts w:ascii="Times New Roman" w:hAnsi="Times New Roman" w:cs="Times New Roman"/>
              </w:rPr>
            </w:pPr>
            <w:r>
              <w:rPr>
                <w:rFonts w:ascii="Times New Roman" w:hAnsi="Times New Roman" w:cs="Times New Roman"/>
              </w:rPr>
              <w:t>2022./23.m.g.</w:t>
            </w:r>
          </w:p>
        </w:tc>
        <w:tc>
          <w:tcPr>
            <w:tcW w:w="4931" w:type="dxa"/>
          </w:tcPr>
          <w:p w:rsidR="00BE16D1" w:rsidRPr="00CB44C1" w:rsidRDefault="00BE16D1" w:rsidP="0064620C">
            <w:pPr>
              <w:rPr>
                <w:rFonts w:ascii="Times New Roman" w:hAnsi="Times New Roman" w:cs="Times New Roman"/>
              </w:rPr>
            </w:pPr>
            <w:r>
              <w:rPr>
                <w:rFonts w:ascii="Times New Roman" w:hAnsi="Times New Roman" w:cs="Times New Roman"/>
              </w:rPr>
              <w:t>Visu nepieciešamo dokumentu sagatavošana programmas licencēšanai.</w:t>
            </w:r>
          </w:p>
        </w:tc>
        <w:tc>
          <w:tcPr>
            <w:tcW w:w="3660" w:type="dxa"/>
          </w:tcPr>
          <w:p w:rsidR="00BE16D1" w:rsidRPr="00CB44C1" w:rsidRDefault="00BE16D1" w:rsidP="0064620C">
            <w:pPr>
              <w:rPr>
                <w:rFonts w:ascii="Times New Roman" w:hAnsi="Times New Roman" w:cs="Times New Roman"/>
              </w:rPr>
            </w:pPr>
            <w:r>
              <w:rPr>
                <w:rFonts w:ascii="Times New Roman" w:hAnsi="Times New Roman" w:cs="Times New Roman"/>
              </w:rPr>
              <w:t xml:space="preserve">Iesniegti dokumenti VIIS sistēmā, izsludināta vakance specialajam pedagogam </w:t>
            </w:r>
          </w:p>
        </w:tc>
        <w:tc>
          <w:tcPr>
            <w:tcW w:w="2977" w:type="dxa"/>
          </w:tcPr>
          <w:p w:rsidR="00BE16D1" w:rsidRPr="00CB44C1" w:rsidRDefault="00BE16D1" w:rsidP="0064620C">
            <w:pPr>
              <w:rPr>
                <w:rFonts w:ascii="Times New Roman" w:hAnsi="Times New Roman" w:cs="Times New Roman"/>
              </w:rPr>
            </w:pPr>
          </w:p>
        </w:tc>
      </w:tr>
      <w:tr w:rsidR="00BE16D1" w:rsidRPr="00CB44C1" w:rsidTr="00E55CEE">
        <w:tc>
          <w:tcPr>
            <w:tcW w:w="1443" w:type="dxa"/>
          </w:tcPr>
          <w:p w:rsidR="00BE16D1" w:rsidRPr="00CB44C1" w:rsidRDefault="00BE16D1" w:rsidP="0064620C">
            <w:pPr>
              <w:rPr>
                <w:rFonts w:ascii="Times New Roman" w:hAnsi="Times New Roman" w:cs="Times New Roman"/>
              </w:rPr>
            </w:pPr>
            <w:r w:rsidRPr="00CB44C1">
              <w:rPr>
                <w:rFonts w:ascii="Times New Roman" w:hAnsi="Times New Roman" w:cs="Times New Roman"/>
              </w:rPr>
              <w:t>1.3.uzdevums</w:t>
            </w:r>
          </w:p>
        </w:tc>
        <w:tc>
          <w:tcPr>
            <w:tcW w:w="1443" w:type="dxa"/>
          </w:tcPr>
          <w:p w:rsidR="00BE16D1" w:rsidRPr="00CB44C1" w:rsidRDefault="00BE16D1" w:rsidP="0064620C">
            <w:pPr>
              <w:rPr>
                <w:rFonts w:ascii="Times New Roman" w:hAnsi="Times New Roman" w:cs="Times New Roman"/>
              </w:rPr>
            </w:pPr>
            <w:r>
              <w:rPr>
                <w:rFonts w:ascii="Times New Roman" w:hAnsi="Times New Roman" w:cs="Times New Roman"/>
              </w:rPr>
              <w:t>2022./23.m.g.</w:t>
            </w:r>
          </w:p>
        </w:tc>
        <w:tc>
          <w:tcPr>
            <w:tcW w:w="4931" w:type="dxa"/>
          </w:tcPr>
          <w:p w:rsidR="00BE16D1" w:rsidRPr="00CB44C1" w:rsidRDefault="00BE16D1" w:rsidP="0064620C">
            <w:pPr>
              <w:rPr>
                <w:rFonts w:ascii="Times New Roman" w:hAnsi="Times New Roman" w:cs="Times New Roman"/>
              </w:rPr>
            </w:pPr>
            <w:r>
              <w:rPr>
                <w:rFonts w:ascii="RobustaTLPro-Regular" w:hAnsi="RobustaTLPro-Regular"/>
                <w:color w:val="212529"/>
                <w:sz w:val="23"/>
                <w:szCs w:val="23"/>
                <w:shd w:val="clear" w:color="auto" w:fill="FFFFFF"/>
              </w:rPr>
              <w:t>Speciālās izglītības programmas izglītojamiem ar </w:t>
            </w:r>
            <w:r>
              <w:rPr>
                <w:rStyle w:val="Strong"/>
                <w:rFonts w:ascii="RobustaTLPro-Medium" w:hAnsi="RobustaTLPro-Medium"/>
                <w:color w:val="212529"/>
                <w:sz w:val="23"/>
                <w:szCs w:val="23"/>
                <w:shd w:val="clear" w:color="auto" w:fill="FFFFFF"/>
              </w:rPr>
              <w:t>mācīšanās </w:t>
            </w:r>
            <w:r>
              <w:rPr>
                <w:rFonts w:ascii="RobustaTLPro-Regular" w:hAnsi="RobustaTLPro-Regular"/>
                <w:color w:val="212529"/>
                <w:sz w:val="23"/>
                <w:szCs w:val="23"/>
                <w:shd w:val="clear" w:color="auto" w:fill="FFFFFF"/>
              </w:rPr>
              <w:t>traucējumiem</w:t>
            </w:r>
            <w:r>
              <w:rPr>
                <w:rFonts w:ascii="Times New Roman" w:hAnsi="Times New Roman" w:cs="Times New Roman"/>
              </w:rPr>
              <w:t xml:space="preserve"> licencēšana.</w:t>
            </w:r>
          </w:p>
        </w:tc>
        <w:tc>
          <w:tcPr>
            <w:tcW w:w="3660" w:type="dxa"/>
          </w:tcPr>
          <w:p w:rsidR="00BE16D1" w:rsidRPr="00CB44C1" w:rsidRDefault="00BE16D1" w:rsidP="0064620C">
            <w:pPr>
              <w:rPr>
                <w:rFonts w:ascii="Times New Roman" w:hAnsi="Times New Roman" w:cs="Times New Roman"/>
              </w:rPr>
            </w:pPr>
          </w:p>
        </w:tc>
        <w:tc>
          <w:tcPr>
            <w:tcW w:w="2977" w:type="dxa"/>
          </w:tcPr>
          <w:p w:rsidR="00BE16D1" w:rsidRPr="00CB44C1" w:rsidRDefault="00BE16D1" w:rsidP="0064620C">
            <w:pPr>
              <w:rPr>
                <w:rFonts w:ascii="Times New Roman" w:hAnsi="Times New Roman" w:cs="Times New Roman"/>
              </w:rPr>
            </w:pPr>
            <w:r>
              <w:rPr>
                <w:rFonts w:ascii="Times New Roman" w:hAnsi="Times New Roman" w:cs="Times New Roman"/>
              </w:rPr>
              <w:t>Realizēts 09.03.2023.</w:t>
            </w:r>
          </w:p>
        </w:tc>
      </w:tr>
      <w:tr w:rsidR="00BE16D1" w:rsidRPr="00CB44C1" w:rsidTr="00E55CEE">
        <w:tc>
          <w:tcPr>
            <w:tcW w:w="1443" w:type="dxa"/>
            <w:shd w:val="clear" w:color="auto" w:fill="BFBFBF" w:themeFill="background1" w:themeFillShade="BF"/>
          </w:tcPr>
          <w:p w:rsidR="00BE16D1" w:rsidRPr="00CB44C1" w:rsidRDefault="00BE16D1" w:rsidP="0064620C">
            <w:pPr>
              <w:rPr>
                <w:rFonts w:ascii="Times New Roman" w:hAnsi="Times New Roman" w:cs="Times New Roman"/>
              </w:rPr>
            </w:pPr>
            <w:r>
              <w:rPr>
                <w:rFonts w:ascii="Times New Roman" w:hAnsi="Times New Roman" w:cs="Times New Roman"/>
              </w:rPr>
              <w:t>2</w:t>
            </w:r>
            <w:r w:rsidRPr="00CB44C1">
              <w:rPr>
                <w:rFonts w:ascii="Times New Roman" w:hAnsi="Times New Roman" w:cs="Times New Roman"/>
              </w:rPr>
              <w:t>.mērķis</w:t>
            </w:r>
          </w:p>
        </w:tc>
        <w:tc>
          <w:tcPr>
            <w:tcW w:w="1443" w:type="dxa"/>
            <w:shd w:val="clear" w:color="auto" w:fill="BFBFBF" w:themeFill="background1" w:themeFillShade="BF"/>
          </w:tcPr>
          <w:p w:rsidR="00BE16D1" w:rsidRPr="00CB44C1" w:rsidRDefault="00BE16D1" w:rsidP="0064620C">
            <w:pPr>
              <w:rPr>
                <w:rFonts w:ascii="Times New Roman" w:hAnsi="Times New Roman" w:cs="Times New Roman"/>
              </w:rPr>
            </w:pPr>
          </w:p>
        </w:tc>
        <w:tc>
          <w:tcPr>
            <w:tcW w:w="4931" w:type="dxa"/>
            <w:shd w:val="clear" w:color="auto" w:fill="BFBFBF" w:themeFill="background1" w:themeFillShade="BF"/>
          </w:tcPr>
          <w:p w:rsidR="00BE16D1" w:rsidRPr="00CB44C1" w:rsidRDefault="00BE16D1" w:rsidP="0064620C">
            <w:pPr>
              <w:rPr>
                <w:rFonts w:ascii="Times New Roman" w:hAnsi="Times New Roman" w:cs="Times New Roman"/>
              </w:rPr>
            </w:pPr>
            <w:r>
              <w:rPr>
                <w:rFonts w:ascii="Times New Roman" w:hAnsi="Times New Roman" w:cs="Times New Roman"/>
              </w:rPr>
              <w:t>Fiziski un emocionāli drošas vides veidošana</w:t>
            </w:r>
          </w:p>
        </w:tc>
        <w:tc>
          <w:tcPr>
            <w:tcW w:w="3660" w:type="dxa"/>
            <w:shd w:val="clear" w:color="auto" w:fill="BFBFBF" w:themeFill="background1" w:themeFillShade="BF"/>
          </w:tcPr>
          <w:p w:rsidR="00BE16D1" w:rsidRPr="00CB44C1" w:rsidRDefault="00BE16D1" w:rsidP="0064620C">
            <w:pPr>
              <w:rPr>
                <w:rFonts w:ascii="Times New Roman" w:hAnsi="Times New Roman" w:cs="Times New Roman"/>
              </w:rPr>
            </w:pPr>
          </w:p>
        </w:tc>
        <w:tc>
          <w:tcPr>
            <w:tcW w:w="2977" w:type="dxa"/>
            <w:shd w:val="clear" w:color="auto" w:fill="BFBFBF" w:themeFill="background1" w:themeFillShade="BF"/>
          </w:tcPr>
          <w:p w:rsidR="00BE16D1" w:rsidRPr="00CB44C1" w:rsidRDefault="00BE16D1" w:rsidP="0064620C">
            <w:pPr>
              <w:rPr>
                <w:rFonts w:ascii="Times New Roman" w:hAnsi="Times New Roman" w:cs="Times New Roman"/>
              </w:rPr>
            </w:pPr>
          </w:p>
        </w:tc>
      </w:tr>
      <w:tr w:rsidR="00BE16D1" w:rsidRPr="00CB44C1" w:rsidTr="00E55CEE">
        <w:tc>
          <w:tcPr>
            <w:tcW w:w="1443" w:type="dxa"/>
          </w:tcPr>
          <w:p w:rsidR="00BE16D1" w:rsidRPr="00CB44C1" w:rsidRDefault="00BE16D1" w:rsidP="0064620C">
            <w:pPr>
              <w:rPr>
                <w:rFonts w:ascii="Times New Roman" w:hAnsi="Times New Roman" w:cs="Times New Roman"/>
              </w:rPr>
            </w:pPr>
            <w:r>
              <w:rPr>
                <w:rFonts w:ascii="Times New Roman" w:hAnsi="Times New Roman" w:cs="Times New Roman"/>
              </w:rPr>
              <w:t>2</w:t>
            </w:r>
            <w:r w:rsidRPr="00CB44C1">
              <w:rPr>
                <w:rFonts w:ascii="Times New Roman" w:hAnsi="Times New Roman" w:cs="Times New Roman"/>
              </w:rPr>
              <w:t>.1.uzdevums</w:t>
            </w:r>
          </w:p>
        </w:tc>
        <w:tc>
          <w:tcPr>
            <w:tcW w:w="1443" w:type="dxa"/>
          </w:tcPr>
          <w:p w:rsidR="00BE16D1" w:rsidRPr="00CB44C1" w:rsidRDefault="00BE16D1" w:rsidP="0064620C">
            <w:pPr>
              <w:rPr>
                <w:rFonts w:ascii="Times New Roman" w:hAnsi="Times New Roman" w:cs="Times New Roman"/>
              </w:rPr>
            </w:pPr>
            <w:r>
              <w:rPr>
                <w:rFonts w:ascii="Times New Roman" w:hAnsi="Times New Roman" w:cs="Times New Roman"/>
              </w:rPr>
              <w:t>2022./23.m.g.</w:t>
            </w:r>
          </w:p>
        </w:tc>
        <w:tc>
          <w:tcPr>
            <w:tcW w:w="4931" w:type="dxa"/>
          </w:tcPr>
          <w:p w:rsidR="00BE16D1" w:rsidRPr="00CB44C1" w:rsidRDefault="00BE16D1" w:rsidP="0064620C">
            <w:pPr>
              <w:rPr>
                <w:rFonts w:ascii="Times New Roman" w:hAnsi="Times New Roman" w:cs="Times New Roman"/>
              </w:rPr>
            </w:pPr>
            <w:r>
              <w:rPr>
                <w:rFonts w:ascii="Times New Roman" w:hAnsi="Times New Roman" w:cs="Times New Roman"/>
              </w:rPr>
              <w:t>Pieņemt darbā psihologu.</w:t>
            </w:r>
          </w:p>
        </w:tc>
        <w:tc>
          <w:tcPr>
            <w:tcW w:w="3660" w:type="dxa"/>
          </w:tcPr>
          <w:p w:rsidR="00BE16D1" w:rsidRPr="00CB44C1" w:rsidRDefault="00BE16D1" w:rsidP="0064620C">
            <w:pPr>
              <w:rPr>
                <w:rFonts w:ascii="Times New Roman" w:hAnsi="Times New Roman" w:cs="Times New Roman"/>
              </w:rPr>
            </w:pPr>
            <w:r>
              <w:rPr>
                <w:rFonts w:ascii="Times New Roman" w:hAnsi="Times New Roman" w:cs="Times New Roman"/>
              </w:rPr>
              <w:t>12.10.2023.</w:t>
            </w:r>
          </w:p>
        </w:tc>
        <w:tc>
          <w:tcPr>
            <w:tcW w:w="2977" w:type="dxa"/>
          </w:tcPr>
          <w:p w:rsidR="00BE16D1" w:rsidRPr="00CB44C1" w:rsidRDefault="00BE16D1" w:rsidP="0064620C">
            <w:pPr>
              <w:rPr>
                <w:rFonts w:ascii="Times New Roman" w:hAnsi="Times New Roman" w:cs="Times New Roman"/>
              </w:rPr>
            </w:pPr>
          </w:p>
        </w:tc>
      </w:tr>
      <w:tr w:rsidR="00BE16D1" w:rsidRPr="00CB44C1" w:rsidTr="00E55CEE">
        <w:tc>
          <w:tcPr>
            <w:tcW w:w="1443" w:type="dxa"/>
          </w:tcPr>
          <w:p w:rsidR="00BE16D1" w:rsidRPr="00CB44C1" w:rsidRDefault="00BE16D1" w:rsidP="0064620C">
            <w:pPr>
              <w:rPr>
                <w:rFonts w:ascii="Times New Roman" w:hAnsi="Times New Roman" w:cs="Times New Roman"/>
              </w:rPr>
            </w:pPr>
            <w:r>
              <w:rPr>
                <w:rFonts w:ascii="Times New Roman" w:hAnsi="Times New Roman" w:cs="Times New Roman"/>
              </w:rPr>
              <w:t>2</w:t>
            </w:r>
            <w:r w:rsidRPr="00CB44C1">
              <w:rPr>
                <w:rFonts w:ascii="Times New Roman" w:hAnsi="Times New Roman" w:cs="Times New Roman"/>
              </w:rPr>
              <w:t>.2.uzdevums</w:t>
            </w:r>
          </w:p>
        </w:tc>
        <w:tc>
          <w:tcPr>
            <w:tcW w:w="1443" w:type="dxa"/>
          </w:tcPr>
          <w:p w:rsidR="00BE16D1" w:rsidRDefault="00BE16D1" w:rsidP="0064620C">
            <w:pPr>
              <w:rPr>
                <w:rFonts w:ascii="Times New Roman" w:hAnsi="Times New Roman" w:cs="Times New Roman"/>
              </w:rPr>
            </w:pPr>
            <w:r>
              <w:rPr>
                <w:rFonts w:ascii="Times New Roman" w:hAnsi="Times New Roman" w:cs="Times New Roman"/>
              </w:rPr>
              <w:t>2022./23.m.g.</w:t>
            </w:r>
          </w:p>
          <w:p w:rsidR="00BE16D1" w:rsidRPr="00CB44C1" w:rsidRDefault="00BE16D1" w:rsidP="0064620C">
            <w:pPr>
              <w:rPr>
                <w:rFonts w:ascii="Times New Roman" w:hAnsi="Times New Roman" w:cs="Times New Roman"/>
              </w:rPr>
            </w:pPr>
            <w:r>
              <w:rPr>
                <w:rFonts w:ascii="Times New Roman" w:hAnsi="Times New Roman" w:cs="Times New Roman"/>
              </w:rPr>
              <w:t>.</w:t>
            </w:r>
          </w:p>
        </w:tc>
        <w:tc>
          <w:tcPr>
            <w:tcW w:w="4931" w:type="dxa"/>
          </w:tcPr>
          <w:p w:rsidR="00BE16D1" w:rsidRPr="00CB44C1" w:rsidRDefault="00BE16D1" w:rsidP="0064620C">
            <w:pPr>
              <w:rPr>
                <w:rFonts w:ascii="Times New Roman" w:hAnsi="Times New Roman" w:cs="Times New Roman"/>
              </w:rPr>
            </w:pPr>
            <w:r>
              <w:rPr>
                <w:rFonts w:ascii="Times New Roman" w:hAnsi="Times New Roman" w:cs="Times New Roman"/>
              </w:rPr>
              <w:t xml:space="preserve">Fiziski un emocionāli drošas vides nodrošināšana. darbojoties programmā “Neklusē” </w:t>
            </w:r>
            <w:proofErr w:type="spellStart"/>
            <w:r>
              <w:rPr>
                <w:rFonts w:ascii="Times New Roman" w:hAnsi="Times New Roman" w:cs="Times New Roman"/>
              </w:rPr>
              <w:t>mobinga</w:t>
            </w:r>
            <w:proofErr w:type="spellEnd"/>
            <w:r>
              <w:rPr>
                <w:rFonts w:ascii="Times New Roman" w:hAnsi="Times New Roman" w:cs="Times New Roman"/>
              </w:rPr>
              <w:t xml:space="preserve"> mazināšanai.</w:t>
            </w:r>
          </w:p>
        </w:tc>
        <w:tc>
          <w:tcPr>
            <w:tcW w:w="3660" w:type="dxa"/>
          </w:tcPr>
          <w:p w:rsidR="00BE16D1" w:rsidRPr="00CB44C1" w:rsidRDefault="00BE16D1" w:rsidP="0064620C">
            <w:pPr>
              <w:rPr>
                <w:rFonts w:ascii="Times New Roman" w:hAnsi="Times New Roman" w:cs="Times New Roman"/>
              </w:rPr>
            </w:pPr>
            <w:r>
              <w:rPr>
                <w:rFonts w:ascii="Times New Roman" w:hAnsi="Times New Roman" w:cs="Times New Roman"/>
              </w:rPr>
              <w:t>Pedagogu atskaites, klases stundas vērošanas liecina par programmas “Neklusē” efektivitāti, “Neklusē” un skolas iekšējās edurio.lv aptaujas procentuāli salīdzinot norādīs uz apmierinātību un labsajūtu skolā. Salīdzinājumi dinamikā.</w:t>
            </w:r>
          </w:p>
        </w:tc>
        <w:tc>
          <w:tcPr>
            <w:tcW w:w="2977" w:type="dxa"/>
          </w:tcPr>
          <w:p w:rsidR="00BE16D1" w:rsidRPr="00CB44C1" w:rsidRDefault="00BE16D1" w:rsidP="0064620C">
            <w:pPr>
              <w:rPr>
                <w:rFonts w:ascii="Times New Roman" w:hAnsi="Times New Roman" w:cs="Times New Roman"/>
              </w:rPr>
            </w:pPr>
          </w:p>
        </w:tc>
      </w:tr>
      <w:tr w:rsidR="00BE16D1" w:rsidRPr="00CB44C1" w:rsidTr="00E55CEE">
        <w:tc>
          <w:tcPr>
            <w:tcW w:w="1443" w:type="dxa"/>
          </w:tcPr>
          <w:p w:rsidR="00BE16D1" w:rsidRPr="00CB44C1" w:rsidRDefault="00BE16D1" w:rsidP="0064620C">
            <w:pPr>
              <w:rPr>
                <w:rFonts w:ascii="Times New Roman" w:hAnsi="Times New Roman" w:cs="Times New Roman"/>
              </w:rPr>
            </w:pPr>
            <w:r>
              <w:rPr>
                <w:rFonts w:ascii="Times New Roman" w:hAnsi="Times New Roman" w:cs="Times New Roman"/>
              </w:rPr>
              <w:t>2</w:t>
            </w:r>
            <w:r w:rsidRPr="00CB44C1">
              <w:rPr>
                <w:rFonts w:ascii="Times New Roman" w:hAnsi="Times New Roman" w:cs="Times New Roman"/>
              </w:rPr>
              <w:t>.3.uzdevums</w:t>
            </w:r>
          </w:p>
        </w:tc>
        <w:tc>
          <w:tcPr>
            <w:tcW w:w="1443" w:type="dxa"/>
          </w:tcPr>
          <w:p w:rsidR="00BE16D1" w:rsidRPr="00CB44C1" w:rsidRDefault="00BE16D1" w:rsidP="0064620C">
            <w:pPr>
              <w:rPr>
                <w:rFonts w:ascii="Times New Roman" w:hAnsi="Times New Roman" w:cs="Times New Roman"/>
              </w:rPr>
            </w:pPr>
            <w:r>
              <w:rPr>
                <w:rFonts w:ascii="Times New Roman" w:hAnsi="Times New Roman" w:cs="Times New Roman"/>
              </w:rPr>
              <w:t>2022./23.m.g.</w:t>
            </w:r>
          </w:p>
        </w:tc>
        <w:tc>
          <w:tcPr>
            <w:tcW w:w="4931" w:type="dxa"/>
          </w:tcPr>
          <w:p w:rsidR="00BE16D1" w:rsidRPr="00CB44C1" w:rsidRDefault="00BE16D1" w:rsidP="0064620C">
            <w:pPr>
              <w:rPr>
                <w:rFonts w:ascii="Times New Roman" w:hAnsi="Times New Roman" w:cs="Times New Roman"/>
              </w:rPr>
            </w:pPr>
            <w:r>
              <w:rPr>
                <w:rFonts w:ascii="Times New Roman" w:hAnsi="Times New Roman" w:cs="Times New Roman"/>
              </w:rPr>
              <w:t>Individuālās sarunas ar 9.klases vecākiem un skolēniem</w:t>
            </w:r>
          </w:p>
        </w:tc>
        <w:tc>
          <w:tcPr>
            <w:tcW w:w="3660" w:type="dxa"/>
          </w:tcPr>
          <w:p w:rsidR="00BE16D1" w:rsidRPr="00CB44C1" w:rsidRDefault="00BE16D1" w:rsidP="0064620C">
            <w:pPr>
              <w:rPr>
                <w:rFonts w:ascii="Times New Roman" w:hAnsi="Times New Roman" w:cs="Times New Roman"/>
              </w:rPr>
            </w:pPr>
          </w:p>
        </w:tc>
        <w:tc>
          <w:tcPr>
            <w:tcW w:w="2977" w:type="dxa"/>
          </w:tcPr>
          <w:p w:rsidR="00BE16D1" w:rsidRPr="00CB44C1" w:rsidRDefault="00BE16D1" w:rsidP="0064620C">
            <w:pPr>
              <w:rPr>
                <w:rFonts w:ascii="Times New Roman" w:hAnsi="Times New Roman" w:cs="Times New Roman"/>
              </w:rPr>
            </w:pPr>
            <w:r>
              <w:rPr>
                <w:rFonts w:ascii="Times New Roman" w:hAnsi="Times New Roman" w:cs="Times New Roman"/>
              </w:rPr>
              <w:t>Realizēts no 20.03-24.03.2023.</w:t>
            </w:r>
          </w:p>
        </w:tc>
      </w:tr>
      <w:tr w:rsidR="00BE16D1" w:rsidRPr="00CB44C1" w:rsidTr="00E55CEE">
        <w:tc>
          <w:tcPr>
            <w:tcW w:w="1443" w:type="dxa"/>
          </w:tcPr>
          <w:p w:rsidR="00BE16D1" w:rsidRDefault="00BE16D1" w:rsidP="0064620C">
            <w:pPr>
              <w:rPr>
                <w:rFonts w:ascii="Times New Roman" w:hAnsi="Times New Roman" w:cs="Times New Roman"/>
              </w:rPr>
            </w:pPr>
            <w:r>
              <w:rPr>
                <w:rFonts w:ascii="Times New Roman" w:hAnsi="Times New Roman" w:cs="Times New Roman"/>
              </w:rPr>
              <w:t>2.4.uzdevums</w:t>
            </w:r>
          </w:p>
        </w:tc>
        <w:tc>
          <w:tcPr>
            <w:tcW w:w="1443" w:type="dxa"/>
          </w:tcPr>
          <w:p w:rsidR="00BE16D1" w:rsidRDefault="00BE16D1" w:rsidP="0064620C">
            <w:pPr>
              <w:rPr>
                <w:rFonts w:ascii="Times New Roman" w:hAnsi="Times New Roman" w:cs="Times New Roman"/>
              </w:rPr>
            </w:pPr>
            <w:r>
              <w:rPr>
                <w:rFonts w:ascii="Times New Roman" w:hAnsi="Times New Roman" w:cs="Times New Roman"/>
              </w:rPr>
              <w:t>2022./23.m.g.</w:t>
            </w:r>
          </w:p>
        </w:tc>
        <w:tc>
          <w:tcPr>
            <w:tcW w:w="4931" w:type="dxa"/>
          </w:tcPr>
          <w:p w:rsidR="00BE16D1" w:rsidRDefault="00BE16D1" w:rsidP="0064620C">
            <w:pPr>
              <w:rPr>
                <w:rFonts w:ascii="Times New Roman" w:hAnsi="Times New Roman" w:cs="Times New Roman"/>
              </w:rPr>
            </w:pPr>
            <w:r>
              <w:rPr>
                <w:rFonts w:ascii="Times New Roman" w:hAnsi="Times New Roman" w:cs="Times New Roman"/>
              </w:rPr>
              <w:t xml:space="preserve">Vides iekārtojums skolēnu </w:t>
            </w:r>
            <w:proofErr w:type="spellStart"/>
            <w:r>
              <w:rPr>
                <w:rFonts w:ascii="Times New Roman" w:hAnsi="Times New Roman" w:cs="Times New Roman"/>
              </w:rPr>
              <w:t>labbūtībai</w:t>
            </w:r>
            <w:proofErr w:type="spellEnd"/>
            <w:r>
              <w:rPr>
                <w:rFonts w:ascii="Times New Roman" w:hAnsi="Times New Roman" w:cs="Times New Roman"/>
              </w:rPr>
              <w:t>.</w:t>
            </w:r>
          </w:p>
        </w:tc>
        <w:tc>
          <w:tcPr>
            <w:tcW w:w="3660" w:type="dxa"/>
          </w:tcPr>
          <w:p w:rsidR="00BE16D1" w:rsidRPr="00CB44C1" w:rsidRDefault="00BE16D1" w:rsidP="0064620C">
            <w:pPr>
              <w:rPr>
                <w:rFonts w:ascii="Times New Roman" w:hAnsi="Times New Roman" w:cs="Times New Roman"/>
              </w:rPr>
            </w:pPr>
            <w:r>
              <w:rPr>
                <w:rFonts w:ascii="Times New Roman" w:hAnsi="Times New Roman" w:cs="Times New Roman"/>
              </w:rPr>
              <w:t xml:space="preserve">Gaiteņu iekārtojums – </w:t>
            </w:r>
            <w:proofErr w:type="spellStart"/>
            <w:r>
              <w:rPr>
                <w:rFonts w:ascii="Times New Roman" w:hAnsi="Times New Roman" w:cs="Times New Roman"/>
              </w:rPr>
              <w:t>pufi</w:t>
            </w:r>
            <w:proofErr w:type="spellEnd"/>
            <w:r>
              <w:rPr>
                <w:rFonts w:ascii="Times New Roman" w:hAnsi="Times New Roman" w:cs="Times New Roman"/>
              </w:rPr>
              <w:t>, dīvāni.</w:t>
            </w:r>
          </w:p>
        </w:tc>
        <w:tc>
          <w:tcPr>
            <w:tcW w:w="2977" w:type="dxa"/>
          </w:tcPr>
          <w:p w:rsidR="00BE16D1" w:rsidRDefault="003C1297" w:rsidP="0064620C">
            <w:pPr>
              <w:rPr>
                <w:rFonts w:ascii="Times New Roman" w:hAnsi="Times New Roman" w:cs="Times New Roman"/>
              </w:rPr>
            </w:pPr>
            <w:r>
              <w:rPr>
                <w:rFonts w:ascii="Times New Roman" w:hAnsi="Times New Roman" w:cs="Times New Roman"/>
              </w:rPr>
              <w:t>Realizēts decembrī, maijā.</w:t>
            </w:r>
          </w:p>
        </w:tc>
      </w:tr>
    </w:tbl>
    <w:p w:rsidR="00BF063C" w:rsidRDefault="00BF063C">
      <w:pPr>
        <w:spacing w:before="240"/>
        <w:jc w:val="both"/>
        <w:rPr>
          <w:rFonts w:ascii="Times New Roman" w:eastAsia="Times New Roman" w:hAnsi="Times New Roman" w:cs="Times New Roman"/>
          <w:b/>
          <w:sz w:val="24"/>
          <w:szCs w:val="24"/>
        </w:rPr>
      </w:pPr>
    </w:p>
    <w:p w:rsidR="00BF063C" w:rsidRDefault="005A1EE3">
      <w:pPr>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Informācija par izglītības iestādes, izglītības programmu akreditācijā un izglītības iestādes vadītāja profesionālās darbības novērtēšanā norādīto uzdevumu izpildi (2021./2022.māc.g., 2022./2023.māc.g.)</w:t>
      </w:r>
    </w:p>
    <w:p w:rsidR="00BF063C" w:rsidRDefault="005A1EE3">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BF063C" w:rsidRDefault="005A1EE3">
      <w:pPr>
        <w:ind w:left="720" w:hanging="360"/>
        <w:jc w:val="both"/>
        <w:rPr>
          <w:rFonts w:ascii="Times New Roman" w:eastAsia="Times New Roman" w:hAnsi="Times New Roman" w:cs="Times New Roman"/>
          <w:b/>
          <w:sz w:val="24"/>
          <w:szCs w:val="24"/>
          <w:highlight w:val="yellow"/>
        </w:rPr>
      </w:pPr>
      <w:r w:rsidRPr="00E55CEE">
        <w:rPr>
          <w:rFonts w:ascii="Times New Roman" w:eastAsia="Times New Roman" w:hAnsi="Times New Roman" w:cs="Times New Roman"/>
          <w:b/>
          <w:sz w:val="24"/>
          <w:szCs w:val="24"/>
        </w:rPr>
        <w:t>6.</w:t>
      </w:r>
      <w:r w:rsidRPr="00E55CEE">
        <w:rPr>
          <w:rFonts w:ascii="Times New Roman" w:eastAsia="Times New Roman" w:hAnsi="Times New Roman" w:cs="Times New Roman"/>
          <w:sz w:val="14"/>
          <w:szCs w:val="14"/>
        </w:rPr>
        <w:t xml:space="preserve">      </w:t>
      </w:r>
      <w:r w:rsidRPr="00E55CEE">
        <w:rPr>
          <w:rFonts w:ascii="Times New Roman" w:eastAsia="Times New Roman" w:hAnsi="Times New Roman" w:cs="Times New Roman"/>
          <w:b/>
          <w:sz w:val="24"/>
          <w:szCs w:val="24"/>
        </w:rPr>
        <w:t>Izglītības</w:t>
      </w:r>
      <w:r>
        <w:rPr>
          <w:rFonts w:ascii="Times New Roman" w:eastAsia="Times New Roman" w:hAnsi="Times New Roman" w:cs="Times New Roman"/>
          <w:b/>
          <w:sz w:val="24"/>
          <w:szCs w:val="24"/>
        </w:rPr>
        <w:t xml:space="preserve"> iestādes kvalitātes mērķi 2023./2024.mācību gadam</w:t>
      </w:r>
      <w:r>
        <w:rPr>
          <w:rFonts w:ascii="Times New Roman" w:eastAsia="Times New Roman" w:hAnsi="Times New Roman" w:cs="Times New Roman"/>
          <w:b/>
          <w:sz w:val="24"/>
          <w:szCs w:val="24"/>
        </w:rPr>
        <w:tab/>
      </w:r>
    </w:p>
    <w:p w:rsidR="00BF063C" w:rsidRDefault="005A1EE3">
      <w:pPr>
        <w:spacing w:before="24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Izglītības iestādes dibinātāja un izglītības iestādes vadības noteiktie izglītības kvalitātes mērķi 2023./2024.māc.g., ņemot vērā informāciju un datus par 2020./2021.māc.g., 2021./2022.māc.g. 2022./2023.māc.g.,  (nosakāmi </w:t>
      </w:r>
      <w:r w:rsidRPr="00E55CEE">
        <w:rPr>
          <w:rFonts w:ascii="Times New Roman" w:eastAsia="Times New Roman" w:hAnsi="Times New Roman" w:cs="Times New Roman"/>
          <w:sz w:val="24"/>
          <w:szCs w:val="24"/>
        </w:rPr>
        <w:t>ne mazāk kā trīs kvalitātes</w:t>
      </w:r>
      <w:r>
        <w:rPr>
          <w:rFonts w:ascii="Times New Roman" w:eastAsia="Times New Roman" w:hAnsi="Times New Roman" w:cs="Times New Roman"/>
          <w:sz w:val="24"/>
          <w:szCs w:val="24"/>
        </w:rPr>
        <w:t xml:space="preserve"> rādītāji)</w:t>
      </w:r>
    </w:p>
    <w:p w:rsidR="00BF063C" w:rsidRDefault="005A1EE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1"/>
        <w:tblW w:w="14026" w:type="dxa"/>
        <w:tblBorders>
          <w:top w:val="nil"/>
          <w:left w:val="nil"/>
          <w:bottom w:val="nil"/>
          <w:right w:val="nil"/>
          <w:insideH w:val="nil"/>
          <w:insideV w:val="nil"/>
        </w:tblBorders>
        <w:tblLayout w:type="fixed"/>
        <w:tblLook w:val="0600" w:firstRow="0" w:lastRow="0" w:firstColumn="0" w:lastColumn="0" w:noHBand="1" w:noVBand="1"/>
      </w:tblPr>
      <w:tblGrid>
        <w:gridCol w:w="960"/>
        <w:gridCol w:w="5978"/>
        <w:gridCol w:w="7088"/>
      </w:tblGrid>
      <w:tr w:rsidR="00BF063C" w:rsidTr="00C5333A">
        <w:trPr>
          <w:trHeight w:val="55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center"/>
              <w:rPr>
                <w:rFonts w:ascii="Times New Roman" w:eastAsia="Times New Roman" w:hAnsi="Times New Roman" w:cs="Times New Roman"/>
                <w:b/>
              </w:rPr>
            </w:pPr>
            <w:r>
              <w:rPr>
                <w:rFonts w:ascii="Times New Roman" w:eastAsia="Times New Roman" w:hAnsi="Times New Roman" w:cs="Times New Roman"/>
                <w:b/>
              </w:rPr>
              <w:t>NPK</w:t>
            </w:r>
          </w:p>
        </w:tc>
        <w:tc>
          <w:tcPr>
            <w:tcW w:w="5978"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center"/>
              <w:rPr>
                <w:rFonts w:ascii="Times New Roman" w:eastAsia="Times New Roman" w:hAnsi="Times New Roman" w:cs="Times New Roman"/>
                <w:b/>
              </w:rPr>
            </w:pPr>
            <w:r>
              <w:rPr>
                <w:rFonts w:ascii="Times New Roman" w:eastAsia="Times New Roman" w:hAnsi="Times New Roman" w:cs="Times New Roman"/>
                <w:b/>
              </w:rPr>
              <w:t>Kvalitatīvais / kvantitatīvais indikators</w:t>
            </w:r>
          </w:p>
        </w:tc>
        <w:tc>
          <w:tcPr>
            <w:tcW w:w="7088"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center"/>
              <w:rPr>
                <w:rFonts w:ascii="Times New Roman" w:eastAsia="Times New Roman" w:hAnsi="Times New Roman" w:cs="Times New Roman"/>
                <w:b/>
              </w:rPr>
            </w:pPr>
            <w:r>
              <w:rPr>
                <w:rFonts w:ascii="Times New Roman" w:eastAsia="Times New Roman" w:hAnsi="Times New Roman" w:cs="Times New Roman"/>
                <w:b/>
              </w:rPr>
              <w:t>Noteiktais rādītājs / komentāri pēc nepieciešamības</w:t>
            </w:r>
          </w:p>
        </w:tc>
      </w:tr>
      <w:tr w:rsidR="00BF063C" w:rsidTr="00C5333A">
        <w:trPr>
          <w:trHeight w:val="55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lastRenderedPageBreak/>
              <w:t>1.</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Izglītojamo vidējie statistiskie sasniegumi mācību gada noslēgumā</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rsidP="00A234E6">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554A4E">
              <w:rPr>
                <w:rFonts w:ascii="Times New Roman" w:eastAsia="Times New Roman" w:hAnsi="Times New Roman" w:cs="Times New Roman"/>
              </w:rPr>
              <w:t xml:space="preserve">Samazinās </w:t>
            </w:r>
            <w:r w:rsidR="00A234E6">
              <w:rPr>
                <w:rFonts w:ascii="Times New Roman" w:eastAsia="Times New Roman" w:hAnsi="Times New Roman" w:cs="Times New Roman"/>
              </w:rPr>
              <w:t>izglītojam</w:t>
            </w:r>
            <w:r w:rsidR="00554A4E">
              <w:rPr>
                <w:rFonts w:ascii="Times New Roman" w:eastAsia="Times New Roman" w:hAnsi="Times New Roman" w:cs="Times New Roman"/>
              </w:rPr>
              <w:t xml:space="preserve">o skaits ar nepietiekamiem vērtējumiem. </w:t>
            </w:r>
          </w:p>
        </w:tc>
      </w:tr>
      <w:tr w:rsidR="00BF063C" w:rsidTr="00C5333A">
        <w:trPr>
          <w:trHeight w:val="55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2.</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Vispārējās pamatizglītības programmā/-s</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EC7E42">
              <w:rPr>
                <w:rFonts w:ascii="Times New Roman" w:eastAsia="Times New Roman" w:hAnsi="Times New Roman" w:cs="Times New Roman"/>
              </w:rPr>
              <w:t>-</w:t>
            </w:r>
          </w:p>
        </w:tc>
      </w:tr>
      <w:tr w:rsidR="00BF063C" w:rsidTr="00C5333A">
        <w:trPr>
          <w:trHeight w:val="55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3.</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Vispārējās vidējās izglītības programmā/-s</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A234E6">
              <w:rPr>
                <w:rFonts w:ascii="Times New Roman" w:eastAsia="Times New Roman" w:hAnsi="Times New Roman" w:cs="Times New Roman"/>
              </w:rPr>
              <w:t>-</w:t>
            </w:r>
          </w:p>
        </w:tc>
      </w:tr>
      <w:tr w:rsidR="00BF063C" w:rsidTr="00C5333A">
        <w:trPr>
          <w:trHeight w:val="163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4.</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b/>
              </w:rPr>
            </w:pPr>
            <w:r>
              <w:rPr>
                <w:rFonts w:ascii="Times New Roman" w:eastAsia="Times New Roman" w:hAnsi="Times New Roman" w:cs="Times New Roman"/>
                <w:b/>
              </w:rPr>
              <w:t>Izglītojamo vidējie statistiskie sasniegumi valsts pārbaudes darbos vispārējās pamatizglītības programmas apguves noslēgumā 9.klasē attiecībā pret vidējiem valsts rezultātiem.</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rPr>
                <w:rFonts w:ascii="Times New Roman" w:eastAsia="Times New Roman" w:hAnsi="Times New Roman" w:cs="Times New Roman"/>
                <w:color w:val="1155CC"/>
              </w:rPr>
            </w:pPr>
            <w:r>
              <w:rPr>
                <w:rFonts w:ascii="Times New Roman" w:eastAsia="Times New Roman" w:hAnsi="Times New Roman" w:cs="Times New Roman"/>
              </w:rPr>
              <w:t xml:space="preserve"> </w:t>
            </w:r>
            <w:r w:rsidR="009301A3">
              <w:rPr>
                <w:rFonts w:ascii="Times New Roman" w:eastAsia="Times New Roman" w:hAnsi="Times New Roman" w:cs="Times New Roman"/>
              </w:rPr>
              <w:t>-</w:t>
            </w:r>
          </w:p>
        </w:tc>
      </w:tr>
      <w:tr w:rsidR="00BF063C" w:rsidTr="00C5333A">
        <w:trPr>
          <w:trHeight w:val="136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5.</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b/>
              </w:rPr>
            </w:pPr>
            <w:r>
              <w:rPr>
                <w:rFonts w:ascii="Times New Roman" w:eastAsia="Times New Roman" w:hAnsi="Times New Roman" w:cs="Times New Roman"/>
                <w:b/>
              </w:rPr>
              <w:t>Izglītojamo vidējie statistiskie sasniegumi valsts pārbaudes darbos vidējās izglītības programmas apguves noslēgumā attiecībā pret vidējiem valsts rezultātiem.</w:t>
            </w:r>
          </w:p>
        </w:tc>
        <w:tc>
          <w:tcPr>
            <w:tcW w:w="7088"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BF063C" w:rsidTr="00C5333A">
        <w:trPr>
          <w:trHeight w:val="28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6.</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b/>
              </w:rPr>
            </w:pPr>
            <w:r>
              <w:rPr>
                <w:rFonts w:ascii="Times New Roman" w:eastAsia="Times New Roman" w:hAnsi="Times New Roman" w:cs="Times New Roman"/>
                <w:b/>
              </w:rPr>
              <w:t>optimālā kursa līmenī</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9301A3">
              <w:rPr>
                <w:rFonts w:ascii="Times New Roman" w:eastAsia="Times New Roman" w:hAnsi="Times New Roman" w:cs="Times New Roman"/>
              </w:rPr>
              <w:t>-</w:t>
            </w:r>
          </w:p>
        </w:tc>
      </w:tr>
      <w:tr w:rsidR="00BF063C" w:rsidTr="00C5333A">
        <w:trPr>
          <w:trHeight w:val="28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7.</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b/>
              </w:rPr>
            </w:pPr>
            <w:r>
              <w:rPr>
                <w:rFonts w:ascii="Times New Roman" w:eastAsia="Times New Roman" w:hAnsi="Times New Roman" w:cs="Times New Roman"/>
                <w:b/>
              </w:rPr>
              <w:t>padziļinātā kursa līmenī</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9301A3">
              <w:rPr>
                <w:rFonts w:ascii="Times New Roman" w:eastAsia="Times New Roman" w:hAnsi="Times New Roman" w:cs="Times New Roman"/>
              </w:rPr>
              <w:t>-</w:t>
            </w:r>
          </w:p>
        </w:tc>
      </w:tr>
      <w:tr w:rsidR="00BF063C" w:rsidTr="00C5333A">
        <w:trPr>
          <w:trHeight w:val="82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8.</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Darbs ar talantīgajiem izglītojamiem un izglītojamo sasniegumi olimpiādēs, konkursos, sacensībās u.tml.</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A234E6">
              <w:rPr>
                <w:rFonts w:ascii="Times New Roman" w:eastAsia="Times New Roman" w:hAnsi="Times New Roman" w:cs="Times New Roman"/>
              </w:rPr>
              <w:t>Skolēni piedalās konkursos un olimpiādēs. Gūs godalgotas vietas.</w:t>
            </w:r>
          </w:p>
        </w:tc>
      </w:tr>
      <w:tr w:rsidR="00BF063C" w:rsidTr="00C5333A">
        <w:trPr>
          <w:trHeight w:val="82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9.</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Izglītības iestādes vidējās vispārējās izglītības absolventu centralizēto eksāmenu indekss 2023./2024.māc.g.</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9301A3">
              <w:rPr>
                <w:rFonts w:ascii="Times New Roman" w:eastAsia="Times New Roman" w:hAnsi="Times New Roman" w:cs="Times New Roman"/>
              </w:rPr>
              <w:t>-</w:t>
            </w:r>
          </w:p>
        </w:tc>
      </w:tr>
      <w:tr w:rsidR="00BF063C" w:rsidTr="00C5333A">
        <w:trPr>
          <w:trHeight w:val="82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10.</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b/>
              </w:rPr>
            </w:pPr>
            <w:r>
              <w:rPr>
                <w:rFonts w:ascii="Times New Roman" w:eastAsia="Times New Roman" w:hAnsi="Times New Roman" w:cs="Times New Roman"/>
                <w:b/>
              </w:rPr>
              <w:t>Izglītības iestādes audzināšanas darbā sasniedzamie rezultāti 2023./2024.māc.g.</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380F32" w:rsidRPr="00D778E0">
              <w:rPr>
                <w:rFonts w:ascii="Times New Roman" w:eastAsia="Times New Roman" w:hAnsi="Times New Roman" w:cs="Times New Roman"/>
                <w:sz w:val="24"/>
                <w:szCs w:val="24"/>
              </w:rPr>
              <w:t xml:space="preserve">Savstarpējo attiecību uzlabošana, </w:t>
            </w:r>
            <w:proofErr w:type="spellStart"/>
            <w:r w:rsidR="00380F32" w:rsidRPr="00D778E0">
              <w:rPr>
                <w:rFonts w:ascii="Times New Roman" w:eastAsia="Times New Roman" w:hAnsi="Times New Roman" w:cs="Times New Roman"/>
                <w:sz w:val="24"/>
                <w:szCs w:val="24"/>
              </w:rPr>
              <w:t>mobinga</w:t>
            </w:r>
            <w:proofErr w:type="spellEnd"/>
            <w:r w:rsidR="00380F32" w:rsidRPr="00D778E0">
              <w:rPr>
                <w:rFonts w:ascii="Times New Roman" w:eastAsia="Times New Roman" w:hAnsi="Times New Roman" w:cs="Times New Roman"/>
                <w:sz w:val="24"/>
                <w:szCs w:val="24"/>
              </w:rPr>
              <w:t xml:space="preserve"> mazināšana klašu kolektīvos</w:t>
            </w:r>
            <w:r w:rsidR="00380F32">
              <w:rPr>
                <w:rFonts w:ascii="Times New Roman" w:eastAsia="Times New Roman" w:hAnsi="Times New Roman" w:cs="Times New Roman"/>
                <w:sz w:val="24"/>
                <w:szCs w:val="24"/>
              </w:rPr>
              <w:t>.</w:t>
            </w:r>
          </w:p>
        </w:tc>
      </w:tr>
      <w:tr w:rsidR="00BF063C" w:rsidTr="00C5333A">
        <w:trPr>
          <w:trHeight w:val="82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lastRenderedPageBreak/>
              <w:t>11.</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b/>
              </w:rPr>
            </w:pPr>
            <w:r>
              <w:rPr>
                <w:rFonts w:ascii="Times New Roman" w:eastAsia="Times New Roman" w:hAnsi="Times New Roman" w:cs="Times New Roman"/>
                <w:b/>
              </w:rPr>
              <w:t>Izglītojamo skaits % no kopējo izglītojamo skaita, kuri piedalās konkursos, skatēs, sacensībās</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9301A3">
              <w:rPr>
                <w:rFonts w:ascii="Times New Roman" w:eastAsia="Times New Roman" w:hAnsi="Times New Roman" w:cs="Times New Roman"/>
              </w:rPr>
              <w:t>-</w:t>
            </w:r>
          </w:p>
        </w:tc>
      </w:tr>
      <w:tr w:rsidR="00BF063C" w:rsidTr="00C5333A">
        <w:trPr>
          <w:trHeight w:val="109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12.</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b/>
              </w:rPr>
            </w:pPr>
            <w:r>
              <w:rPr>
                <w:rFonts w:ascii="Times New Roman" w:eastAsia="Times New Roman" w:hAnsi="Times New Roman" w:cs="Times New Roman"/>
                <w:b/>
              </w:rPr>
              <w:t>Izglītojamo skaits % no kopējā izglītojamo skaita, kuri iegūst godalgotas vietas sacensībās, skatēs, konkursos u.tml.</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9301A3">
              <w:rPr>
                <w:rFonts w:ascii="Times New Roman" w:eastAsia="Times New Roman" w:hAnsi="Times New Roman" w:cs="Times New Roman"/>
              </w:rPr>
              <w:t>-</w:t>
            </w:r>
          </w:p>
        </w:tc>
      </w:tr>
      <w:tr w:rsidR="00BF063C" w:rsidTr="00C5333A">
        <w:trPr>
          <w:trHeight w:val="136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12.1.</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Izglītojamo skaits % no kopējā izglītojamo skaita, kuri iegūst godalgotas vietas vietējās izglītības iestādes īstenotajās sacensībās, skatēs, konkursos u.tml.</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9301A3">
              <w:rPr>
                <w:rFonts w:ascii="Times New Roman" w:eastAsia="Times New Roman" w:hAnsi="Times New Roman" w:cs="Times New Roman"/>
              </w:rPr>
              <w:t>-</w:t>
            </w:r>
          </w:p>
        </w:tc>
      </w:tr>
      <w:tr w:rsidR="00BF063C" w:rsidTr="00C5333A">
        <w:trPr>
          <w:trHeight w:val="109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12.2.</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Izglītojamo skaits % no kopējā izglītojamo skaita, kuri iegūst godalgotas vietas novada sacensībās, skatēs, konkursos u.tml.</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9301A3">
              <w:rPr>
                <w:rFonts w:ascii="Times New Roman" w:eastAsia="Times New Roman" w:hAnsi="Times New Roman" w:cs="Times New Roman"/>
              </w:rPr>
              <w:t>-</w:t>
            </w:r>
          </w:p>
        </w:tc>
      </w:tr>
      <w:tr w:rsidR="00BF063C" w:rsidTr="00C5333A">
        <w:trPr>
          <w:trHeight w:val="1365"/>
        </w:trPr>
        <w:tc>
          <w:tcPr>
            <w:tcW w:w="9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12.3.</w:t>
            </w:r>
          </w:p>
        </w:tc>
        <w:tc>
          <w:tcPr>
            <w:tcW w:w="59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Izglītojamo skaits % no kopējā izglītojamo skaita, kuri iegūst godalgotas vietas valsts un starptautiskajās sacensībās, skatēs, konkursos u.tml.</w:t>
            </w:r>
          </w:p>
        </w:tc>
        <w:tc>
          <w:tcPr>
            <w:tcW w:w="70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BF063C" w:rsidRDefault="005A1EE3">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9301A3">
              <w:rPr>
                <w:rFonts w:ascii="Times New Roman" w:eastAsia="Times New Roman" w:hAnsi="Times New Roman" w:cs="Times New Roman"/>
              </w:rPr>
              <w:t>-</w:t>
            </w:r>
          </w:p>
        </w:tc>
      </w:tr>
    </w:tbl>
    <w:p w:rsidR="00BF063C" w:rsidRDefault="00BF063C" w:rsidP="00B50B0C">
      <w:pPr>
        <w:shd w:val="clear" w:color="auto" w:fill="FFFFFF"/>
        <w:spacing w:before="240"/>
        <w:rPr>
          <w:rFonts w:ascii="Times New Roman" w:eastAsia="Times New Roman" w:hAnsi="Times New Roman" w:cs="Times New Roman"/>
          <w:sz w:val="24"/>
          <w:szCs w:val="24"/>
        </w:rPr>
      </w:pPr>
    </w:p>
    <w:p w:rsidR="00BF063C" w:rsidRDefault="005A1EE3">
      <w:pPr>
        <w:shd w:val="clear" w:color="auto" w:fill="FFFFFF"/>
        <w:ind w:left="720" w:hanging="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Izglītības iestādes vadītāja, izglītības iestādes padomes un izglītojamo pašpārvaldes ieteikumi izglītības iestādes darbības pilnveidei un izglītības/nozaru politikas jautājumos (pēc iestādes vēlmēm)</w:t>
      </w:r>
    </w:p>
    <w:p w:rsidR="00BF063C" w:rsidRDefault="005A1EE3">
      <w:pPr>
        <w:shd w:val="clear" w:color="auto" w:fill="FFFFFF"/>
        <w:ind w:left="1240" w:hanging="440"/>
        <w:rPr>
          <w:rFonts w:ascii="Times New Roman" w:eastAsia="Times New Roman" w:hAnsi="Times New Roman" w:cs="Times New Roman"/>
        </w:rPr>
      </w:pPr>
      <w:r>
        <w:rPr>
          <w:rFonts w:ascii="Times New Roman" w:eastAsia="Times New Roman" w:hAnsi="Times New Roman" w:cs="Times New Roman"/>
        </w:rPr>
        <w:t>7.1.</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 Izglītības iestādes </w:t>
      </w:r>
      <w:r w:rsidRPr="00B21EC7">
        <w:rPr>
          <w:rFonts w:ascii="Times New Roman" w:eastAsia="Times New Roman" w:hAnsi="Times New Roman" w:cs="Times New Roman"/>
        </w:rPr>
        <w:t>vadītāja sniegti ieteikumi izglītības</w:t>
      </w:r>
      <w:r>
        <w:rPr>
          <w:rFonts w:ascii="Times New Roman" w:eastAsia="Times New Roman" w:hAnsi="Times New Roman" w:cs="Times New Roman"/>
        </w:rPr>
        <w:t>/nozaru politikas jautājumos</w:t>
      </w:r>
    </w:p>
    <w:p w:rsidR="00BF063C" w:rsidRDefault="005A1EE3">
      <w:pPr>
        <w:shd w:val="clear" w:color="auto" w:fill="FFFFFF"/>
        <w:spacing w:before="240" w:after="240"/>
        <w:ind w:left="1240" w:hanging="440"/>
        <w:rPr>
          <w:rFonts w:ascii="Times New Roman" w:eastAsia="Times New Roman" w:hAnsi="Times New Roman" w:cs="Times New Roman"/>
        </w:rPr>
      </w:pPr>
      <w:r>
        <w:rPr>
          <w:rFonts w:ascii="Times New Roman" w:eastAsia="Times New Roman" w:hAnsi="Times New Roman" w:cs="Times New Roman"/>
        </w:rPr>
        <w:t>7.2.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Izglītības </w:t>
      </w:r>
      <w:r w:rsidRPr="00B21EC7">
        <w:rPr>
          <w:rFonts w:ascii="Times New Roman" w:eastAsia="Times New Roman" w:hAnsi="Times New Roman" w:cs="Times New Roman"/>
        </w:rPr>
        <w:t>iestādes padomes ieteikumi izglītības iestādes darbības pilnveidei un/vai izglītības/nozaru politikas jautājumos</w:t>
      </w:r>
    </w:p>
    <w:p w:rsidR="00175DE6" w:rsidRDefault="00175DE6" w:rsidP="009301A3">
      <w:pPr>
        <w:ind w:firstLine="851"/>
        <w:rPr>
          <w:rFonts w:ascii="Times New Roman" w:eastAsia="Times New Roman" w:hAnsi="Times New Roman" w:cs="Times New Roman"/>
          <w:sz w:val="24"/>
          <w:szCs w:val="24"/>
        </w:rPr>
      </w:pPr>
      <w:r>
        <w:rPr>
          <w:rFonts w:ascii="Times New Roman" w:eastAsia="Times New Roman" w:hAnsi="Times New Roman" w:cs="Times New Roman"/>
          <w:sz w:val="24"/>
          <w:szCs w:val="24"/>
        </w:rPr>
        <w:t>Svešvalodu skolotāju piesaiste.</w:t>
      </w:r>
      <w:r w:rsidR="009301A3">
        <w:rPr>
          <w:rFonts w:ascii="Times New Roman" w:eastAsia="Times New Roman" w:hAnsi="Times New Roman" w:cs="Times New Roman"/>
          <w:sz w:val="24"/>
          <w:szCs w:val="24"/>
        </w:rPr>
        <w:t xml:space="preserve"> </w:t>
      </w:r>
      <w:r w:rsidR="00E37469">
        <w:rPr>
          <w:rFonts w:ascii="Times New Roman" w:eastAsia="Times New Roman" w:hAnsi="Times New Roman" w:cs="Times New Roman"/>
          <w:sz w:val="24"/>
          <w:szCs w:val="24"/>
        </w:rPr>
        <w:t>Risināt telpu trūkumu</w:t>
      </w:r>
      <w:r>
        <w:rPr>
          <w:rFonts w:ascii="Times New Roman" w:eastAsia="Times New Roman" w:hAnsi="Times New Roman" w:cs="Times New Roman"/>
          <w:sz w:val="24"/>
          <w:szCs w:val="24"/>
        </w:rPr>
        <w:t>, kas traucē kvalitatīvi vadīt nodarbības.</w:t>
      </w:r>
    </w:p>
    <w:p w:rsidR="00BF063C" w:rsidRDefault="005A1EE3">
      <w:pPr>
        <w:shd w:val="clear" w:color="auto" w:fill="FFFFFF"/>
        <w:spacing w:before="240" w:after="240"/>
        <w:ind w:left="1240" w:hanging="440"/>
        <w:rPr>
          <w:rFonts w:ascii="Times New Roman" w:eastAsia="Times New Roman" w:hAnsi="Times New Roman" w:cs="Times New Roman"/>
        </w:rPr>
      </w:pPr>
      <w:r w:rsidRPr="00B21EC7">
        <w:rPr>
          <w:rFonts w:ascii="Times New Roman" w:eastAsia="Times New Roman" w:hAnsi="Times New Roman" w:cs="Times New Roman"/>
        </w:rPr>
        <w:t>7.3.</w:t>
      </w:r>
      <w:r w:rsidRPr="00B21EC7">
        <w:rPr>
          <w:rFonts w:ascii="Times New Roman" w:eastAsia="Times New Roman" w:hAnsi="Times New Roman" w:cs="Times New Roman"/>
          <w:sz w:val="14"/>
          <w:szCs w:val="14"/>
        </w:rPr>
        <w:t xml:space="preserve">    </w:t>
      </w:r>
      <w:r w:rsidRPr="00B21EC7">
        <w:rPr>
          <w:rFonts w:ascii="Times New Roman" w:eastAsia="Times New Roman" w:hAnsi="Times New Roman" w:cs="Times New Roman"/>
          <w:sz w:val="24"/>
          <w:szCs w:val="24"/>
        </w:rPr>
        <w:t xml:space="preserve"> </w:t>
      </w:r>
      <w:r w:rsidRPr="00B21EC7">
        <w:rPr>
          <w:rFonts w:ascii="Times New Roman" w:eastAsia="Times New Roman" w:hAnsi="Times New Roman" w:cs="Times New Roman"/>
        </w:rPr>
        <w:t>Izglītojamo pašpārvaldes ieteikumi izglītības iestādes darbības pilnveidei un/vai izglītības/nozaru politikas jautājumos</w:t>
      </w:r>
    </w:p>
    <w:p w:rsidR="00BF063C" w:rsidRDefault="005A1EE3" w:rsidP="002373B1">
      <w:pPr>
        <w:shd w:val="clear" w:color="auto" w:fill="FFFFFF"/>
        <w:spacing w:before="240"/>
        <w:ind w:firstLine="3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BF063C" w:rsidRDefault="005A1EE3">
      <w:pPr>
        <w:shd w:val="clear" w:color="auto" w:fill="FFFFFF"/>
        <w:spacing w:before="240"/>
        <w:ind w:firstLine="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73B1" w:rsidRPr="002213B6" w:rsidRDefault="002373B1" w:rsidP="002373B1">
      <w:pPr>
        <w:shd w:val="clear" w:color="auto" w:fill="FFFFFF"/>
        <w:spacing w:line="240" w:lineRule="auto"/>
        <w:ind w:firstLine="300"/>
        <w:rPr>
          <w:rFonts w:ascii="Times New Roman" w:eastAsia="Times New Roman" w:hAnsi="Times New Roman" w:cs="Times New Roman"/>
          <w:sz w:val="24"/>
          <w:szCs w:val="24"/>
          <w:lang w:val="lv-LV"/>
        </w:rPr>
      </w:pPr>
      <w:r w:rsidRPr="002213B6">
        <w:rPr>
          <w:rFonts w:ascii="Times New Roman" w:eastAsia="Times New Roman" w:hAnsi="Times New Roman" w:cs="Times New Roman"/>
          <w:sz w:val="24"/>
          <w:szCs w:val="24"/>
          <w:lang w:val="lv-LV"/>
        </w:rPr>
        <w:t>Izglītības iestādes vadītājs</w:t>
      </w:r>
    </w:p>
    <w:tbl>
      <w:tblPr>
        <w:tblW w:w="3226" w:type="pct"/>
        <w:tblInd w:w="4678" w:type="dxa"/>
        <w:shd w:val="clear" w:color="auto" w:fill="FFFFFF"/>
        <w:tblCellMar>
          <w:top w:w="20" w:type="dxa"/>
          <w:left w:w="20" w:type="dxa"/>
          <w:bottom w:w="20" w:type="dxa"/>
          <w:right w:w="20" w:type="dxa"/>
        </w:tblCellMar>
        <w:tblLook w:val="04A0" w:firstRow="1" w:lastRow="0" w:firstColumn="1" w:lastColumn="0" w:noHBand="0" w:noVBand="1"/>
      </w:tblPr>
      <w:tblGrid>
        <w:gridCol w:w="4883"/>
        <w:gridCol w:w="558"/>
        <w:gridCol w:w="3562"/>
      </w:tblGrid>
      <w:tr w:rsidR="002373B1" w:rsidRPr="002213B6" w:rsidTr="0064620C">
        <w:trPr>
          <w:trHeight w:val="200"/>
        </w:trPr>
        <w:tc>
          <w:tcPr>
            <w:tcW w:w="2712" w:type="pct"/>
            <w:tcBorders>
              <w:top w:val="nil"/>
              <w:left w:val="nil"/>
              <w:bottom w:val="single" w:sz="6" w:space="0" w:color="414142"/>
              <w:right w:val="nil"/>
            </w:tcBorders>
            <w:shd w:val="clear" w:color="auto" w:fill="FFFFFF"/>
            <w:hideMark/>
          </w:tcPr>
          <w:p w:rsidR="002373B1" w:rsidRPr="002213B6" w:rsidRDefault="002373B1" w:rsidP="0064620C">
            <w:pPr>
              <w:spacing w:line="240" w:lineRule="auto"/>
              <w:rPr>
                <w:rFonts w:eastAsia="Times New Roman"/>
                <w:sz w:val="20"/>
                <w:szCs w:val="20"/>
              </w:rPr>
            </w:pPr>
          </w:p>
          <w:p w:rsidR="002373B1" w:rsidRPr="002213B6" w:rsidRDefault="002373B1" w:rsidP="0064620C">
            <w:pPr>
              <w:spacing w:line="240" w:lineRule="auto"/>
              <w:rPr>
                <w:rFonts w:eastAsia="Times New Roman"/>
                <w:sz w:val="20"/>
                <w:szCs w:val="20"/>
              </w:rPr>
            </w:pPr>
            <w:r w:rsidRPr="002213B6">
              <w:rPr>
                <w:rFonts w:eastAsia="Times New Roman"/>
                <w:sz w:val="20"/>
                <w:szCs w:val="20"/>
              </w:rPr>
              <w:t>(paraksts)</w:t>
            </w:r>
            <w:r w:rsidR="00C358AB">
              <w:rPr>
                <w:rFonts w:eastAsia="Times New Roman"/>
                <w:sz w:val="20"/>
                <w:szCs w:val="20"/>
              </w:rPr>
              <w:t xml:space="preserve"> parakstīts ar drošu elektronisko parakstu</w:t>
            </w:r>
          </w:p>
        </w:tc>
        <w:tc>
          <w:tcPr>
            <w:tcW w:w="310" w:type="pct"/>
            <w:tcBorders>
              <w:top w:val="nil"/>
              <w:left w:val="nil"/>
              <w:bottom w:val="nil"/>
              <w:right w:val="nil"/>
            </w:tcBorders>
            <w:shd w:val="clear" w:color="auto" w:fill="FFFFFF"/>
            <w:hideMark/>
          </w:tcPr>
          <w:p w:rsidR="002373B1" w:rsidRPr="002213B6" w:rsidRDefault="002373B1" w:rsidP="0064620C">
            <w:pPr>
              <w:spacing w:line="240" w:lineRule="auto"/>
              <w:rPr>
                <w:rFonts w:eastAsia="Times New Roman"/>
                <w:sz w:val="20"/>
                <w:szCs w:val="20"/>
              </w:rPr>
            </w:pPr>
            <w:r w:rsidRPr="002213B6">
              <w:rPr>
                <w:rFonts w:eastAsia="Times New Roman"/>
                <w:sz w:val="20"/>
                <w:szCs w:val="20"/>
              </w:rPr>
              <w:t> </w:t>
            </w:r>
          </w:p>
        </w:tc>
        <w:tc>
          <w:tcPr>
            <w:tcW w:w="1978" w:type="pct"/>
            <w:tcBorders>
              <w:top w:val="nil"/>
              <w:left w:val="nil"/>
              <w:bottom w:val="single" w:sz="6" w:space="0" w:color="414142"/>
              <w:right w:val="nil"/>
            </w:tcBorders>
            <w:shd w:val="clear" w:color="auto" w:fill="FFFFFF"/>
            <w:hideMark/>
          </w:tcPr>
          <w:p w:rsidR="00B50B0C" w:rsidRDefault="002373B1" w:rsidP="0064620C">
            <w:pPr>
              <w:spacing w:line="240" w:lineRule="auto"/>
              <w:rPr>
                <w:rFonts w:eastAsia="Times New Roman"/>
                <w:sz w:val="20"/>
                <w:szCs w:val="20"/>
              </w:rPr>
            </w:pPr>
            <w:r w:rsidRPr="002213B6">
              <w:rPr>
                <w:rFonts w:eastAsia="Times New Roman"/>
                <w:sz w:val="20"/>
                <w:szCs w:val="20"/>
              </w:rPr>
              <w:t>(vārds, uzvārds)</w:t>
            </w:r>
            <w:r w:rsidR="00C358AB">
              <w:rPr>
                <w:rFonts w:eastAsia="Times New Roman"/>
                <w:sz w:val="20"/>
                <w:szCs w:val="20"/>
              </w:rPr>
              <w:t xml:space="preserve"> </w:t>
            </w:r>
          </w:p>
          <w:p w:rsidR="002373B1" w:rsidRPr="002213B6" w:rsidRDefault="00C358AB" w:rsidP="0064620C">
            <w:pPr>
              <w:spacing w:line="240" w:lineRule="auto"/>
              <w:rPr>
                <w:rFonts w:eastAsia="Times New Roman"/>
                <w:sz w:val="20"/>
                <w:szCs w:val="20"/>
              </w:rPr>
            </w:pPr>
            <w:r>
              <w:rPr>
                <w:rFonts w:eastAsia="Times New Roman"/>
                <w:sz w:val="20"/>
                <w:szCs w:val="20"/>
              </w:rPr>
              <w:t>Amanda Siliņa</w:t>
            </w:r>
          </w:p>
        </w:tc>
      </w:tr>
    </w:tbl>
    <w:p w:rsidR="00BF063C" w:rsidRDefault="00BF063C">
      <w:pPr>
        <w:rPr>
          <w:rFonts w:ascii="Times New Roman" w:eastAsia="Times New Roman" w:hAnsi="Times New Roman" w:cs="Times New Roman"/>
          <w:sz w:val="24"/>
          <w:szCs w:val="24"/>
        </w:rPr>
      </w:pPr>
    </w:p>
    <w:p w:rsidR="00BF063C" w:rsidRDefault="005A1EE3">
      <w:pPr>
        <w:spacing w:before="24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rsidR="00BF063C" w:rsidRDefault="005A1EE3">
      <w:pPr>
        <w:spacing w:before="240" w:after="240"/>
      </w:pPr>
      <w:r>
        <w:t xml:space="preserve"> </w:t>
      </w:r>
    </w:p>
    <w:p w:rsidR="00BF063C" w:rsidRDefault="005A1EE3">
      <w:pPr>
        <w:spacing w:before="240" w:after="240"/>
        <w:ind w:left="16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pPr>
        <w:spacing w:before="240" w:after="240"/>
        <w:ind w:left="16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pPr>
        <w:spacing w:before="240" w:after="240"/>
        <w:ind w:left="16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Default="005A1EE3">
      <w:pPr>
        <w:spacing w:before="240" w:after="240"/>
        <w:ind w:left="16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F063C" w:rsidRPr="00C358AB" w:rsidRDefault="005A1EE3" w:rsidP="00C358AB">
      <w:pPr>
        <w:spacing w:before="240" w:after="240"/>
        <w:ind w:left="16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BF063C" w:rsidRPr="00C358AB" w:rsidSect="00CA407E">
      <w:pgSz w:w="16834" w:h="11909"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Arial">
    <w:panose1 w:val="020B0604020202020204"/>
    <w:charset w:val="BA"/>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4002EFF" w:usb1="C000247B" w:usb2="00000009" w:usb3="00000000" w:csb0="000001FF" w:csb1="00000000"/>
  </w:font>
  <w:font w:name="RobustaTLPro-Regular">
    <w:altName w:val="Times New Roman"/>
    <w:panose1 w:val="00000000000000000000"/>
    <w:charset w:val="00"/>
    <w:family w:val="roman"/>
    <w:notTrueType/>
    <w:pitch w:val="default"/>
  </w:font>
  <w:font w:name="RobustaTLPro-Medium">
    <w:altName w:val="Times New Roman"/>
    <w:panose1 w:val="00000000000000000000"/>
    <w:charset w:val="00"/>
    <w:family w:val="roman"/>
    <w:notTrueType/>
    <w:pitch w:val="default"/>
  </w:font>
  <w:font w:name="Verdana">
    <w:panose1 w:val="020B0604030504040204"/>
    <w:charset w:val="BA"/>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13310"/>
    <w:multiLevelType w:val="multilevel"/>
    <w:tmpl w:val="4E98777C"/>
    <w:lvl w:ilvl="0">
      <w:start w:val="1"/>
      <w:numFmt w:val="decimal"/>
      <w:lvlText w:val="%1."/>
      <w:lvlJc w:val="left"/>
      <w:pPr>
        <w:ind w:left="720" w:hanging="360"/>
      </w:pPr>
      <w:rPr>
        <w:rFonts w:ascii="Times New Roman" w:eastAsia="Times New Roman" w:hAnsi="Times New Roman" w:cs="Times New Roman"/>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34B2D40"/>
    <w:multiLevelType w:val="multilevel"/>
    <w:tmpl w:val="6D5A8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52001AB"/>
    <w:multiLevelType w:val="multilevel"/>
    <w:tmpl w:val="58B0EE5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74A43F6"/>
    <w:multiLevelType w:val="multilevel"/>
    <w:tmpl w:val="D8386544"/>
    <w:lvl w:ilvl="0">
      <w:start w:val="2"/>
      <w:numFmt w:val="decimal"/>
      <w:lvlText w:val="%1."/>
      <w:lvlJc w:val="left"/>
      <w:pPr>
        <w:ind w:left="720" w:hanging="360"/>
      </w:pPr>
      <w:rPr>
        <w:rFonts w:ascii="Times New Roman" w:eastAsia="Times New Roman" w:hAnsi="Times New Roman" w:cs="Times New Roman"/>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2517A1B"/>
    <w:multiLevelType w:val="multilevel"/>
    <w:tmpl w:val="71F2DE0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4"/>
  </w:num>
  <w:num w:numId="3">
    <w:abstractNumId w:val="0"/>
  </w:num>
  <w:num w:numId="4">
    <w:abstractNumId w:val="1"/>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manda Silina">
    <w15:presenceInfo w15:providerId="None" w15:userId="Amanda Sili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63C"/>
    <w:rsid w:val="00034EF4"/>
    <w:rsid w:val="00041D62"/>
    <w:rsid w:val="00057FCA"/>
    <w:rsid w:val="00060C02"/>
    <w:rsid w:val="00081347"/>
    <w:rsid w:val="000E6F2C"/>
    <w:rsid w:val="00113A05"/>
    <w:rsid w:val="00141B68"/>
    <w:rsid w:val="00152E8A"/>
    <w:rsid w:val="001707DE"/>
    <w:rsid w:val="00175DE6"/>
    <w:rsid w:val="001C0852"/>
    <w:rsid w:val="001C1398"/>
    <w:rsid w:val="001F4537"/>
    <w:rsid w:val="0020233C"/>
    <w:rsid w:val="00216F83"/>
    <w:rsid w:val="002373B1"/>
    <w:rsid w:val="002510C2"/>
    <w:rsid w:val="002A5554"/>
    <w:rsid w:val="002E1868"/>
    <w:rsid w:val="00300DA3"/>
    <w:rsid w:val="00336856"/>
    <w:rsid w:val="0034373E"/>
    <w:rsid w:val="003454C9"/>
    <w:rsid w:val="00380F32"/>
    <w:rsid w:val="003B4787"/>
    <w:rsid w:val="003C1297"/>
    <w:rsid w:val="004024FD"/>
    <w:rsid w:val="00481722"/>
    <w:rsid w:val="00541176"/>
    <w:rsid w:val="00554A4E"/>
    <w:rsid w:val="00570591"/>
    <w:rsid w:val="005769CE"/>
    <w:rsid w:val="005945B2"/>
    <w:rsid w:val="005A1EE3"/>
    <w:rsid w:val="005D3E26"/>
    <w:rsid w:val="005E63E5"/>
    <w:rsid w:val="005F61D0"/>
    <w:rsid w:val="00663510"/>
    <w:rsid w:val="006836D6"/>
    <w:rsid w:val="00691885"/>
    <w:rsid w:val="006A2980"/>
    <w:rsid w:val="006C43FA"/>
    <w:rsid w:val="006D4E77"/>
    <w:rsid w:val="006D64AC"/>
    <w:rsid w:val="006F1D45"/>
    <w:rsid w:val="006F5D77"/>
    <w:rsid w:val="00723A4A"/>
    <w:rsid w:val="00752875"/>
    <w:rsid w:val="00761CEB"/>
    <w:rsid w:val="00766F3B"/>
    <w:rsid w:val="007B66D2"/>
    <w:rsid w:val="007E00ED"/>
    <w:rsid w:val="007E1EB3"/>
    <w:rsid w:val="008034CD"/>
    <w:rsid w:val="00803BFE"/>
    <w:rsid w:val="00827854"/>
    <w:rsid w:val="00834243"/>
    <w:rsid w:val="008C0E7F"/>
    <w:rsid w:val="008D5D62"/>
    <w:rsid w:val="00930191"/>
    <w:rsid w:val="009301A3"/>
    <w:rsid w:val="009746B6"/>
    <w:rsid w:val="009C2273"/>
    <w:rsid w:val="009F786A"/>
    <w:rsid w:val="00A234E6"/>
    <w:rsid w:val="00A73433"/>
    <w:rsid w:val="00A853CD"/>
    <w:rsid w:val="00AF23B8"/>
    <w:rsid w:val="00B17F44"/>
    <w:rsid w:val="00B21EC7"/>
    <w:rsid w:val="00B22262"/>
    <w:rsid w:val="00B42DF7"/>
    <w:rsid w:val="00B50B0C"/>
    <w:rsid w:val="00B70839"/>
    <w:rsid w:val="00BC1896"/>
    <w:rsid w:val="00BD3F7E"/>
    <w:rsid w:val="00BE16D1"/>
    <w:rsid w:val="00BF063C"/>
    <w:rsid w:val="00C13D90"/>
    <w:rsid w:val="00C20EF5"/>
    <w:rsid w:val="00C33AFF"/>
    <w:rsid w:val="00C358AB"/>
    <w:rsid w:val="00C5333A"/>
    <w:rsid w:val="00C75080"/>
    <w:rsid w:val="00C95C86"/>
    <w:rsid w:val="00CA407E"/>
    <w:rsid w:val="00CE1754"/>
    <w:rsid w:val="00CF494A"/>
    <w:rsid w:val="00CF5FB3"/>
    <w:rsid w:val="00D160F1"/>
    <w:rsid w:val="00D20F8C"/>
    <w:rsid w:val="00D43014"/>
    <w:rsid w:val="00D47233"/>
    <w:rsid w:val="00D53D5F"/>
    <w:rsid w:val="00D66081"/>
    <w:rsid w:val="00D778E0"/>
    <w:rsid w:val="00DC4AA0"/>
    <w:rsid w:val="00DD0F44"/>
    <w:rsid w:val="00E016C6"/>
    <w:rsid w:val="00E04207"/>
    <w:rsid w:val="00E37469"/>
    <w:rsid w:val="00E55CEE"/>
    <w:rsid w:val="00E8534F"/>
    <w:rsid w:val="00E97BFC"/>
    <w:rsid w:val="00EB2B56"/>
    <w:rsid w:val="00EB7642"/>
    <w:rsid w:val="00EC7E42"/>
    <w:rsid w:val="00ED1726"/>
    <w:rsid w:val="00ED2120"/>
    <w:rsid w:val="00F21F75"/>
    <w:rsid w:val="00F26976"/>
    <w:rsid w:val="00F4003A"/>
    <w:rsid w:val="00F40278"/>
    <w:rsid w:val="00F73318"/>
    <w:rsid w:val="00F748D0"/>
    <w:rsid w:val="00F916FC"/>
    <w:rsid w:val="00FB4F16"/>
    <w:rsid w:val="00FE6707"/>
    <w:rsid w:val="00FF1698"/>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91EB"/>
  <w15:docId w15:val="{1D13555C-00CF-47E1-A5AF-5C92CB2F2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lv" w:eastAsia="lv-LV"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BalloonText">
    <w:name w:val="Balloon Text"/>
    <w:basedOn w:val="Normal"/>
    <w:link w:val="BalloonTextChar"/>
    <w:uiPriority w:val="99"/>
    <w:semiHidden/>
    <w:unhideWhenUsed/>
    <w:rsid w:val="00766F3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F3B"/>
    <w:rPr>
      <w:rFonts w:ascii="Segoe UI" w:hAnsi="Segoe UI" w:cs="Segoe UI"/>
      <w:sz w:val="18"/>
      <w:szCs w:val="18"/>
    </w:rPr>
  </w:style>
  <w:style w:type="paragraph" w:customStyle="1" w:styleId="xmsonormal">
    <w:name w:val="x_msonormal"/>
    <w:basedOn w:val="Normal"/>
    <w:rsid w:val="006A2980"/>
    <w:pPr>
      <w:spacing w:before="100" w:beforeAutospacing="1" w:after="100" w:afterAutospacing="1" w:line="240" w:lineRule="auto"/>
    </w:pPr>
    <w:rPr>
      <w:rFonts w:ascii="Times New Roman" w:eastAsia="Times New Roman" w:hAnsi="Times New Roman" w:cs="Times New Roman"/>
      <w:sz w:val="24"/>
      <w:szCs w:val="24"/>
      <w:lang w:val="lv-LV"/>
    </w:rPr>
  </w:style>
  <w:style w:type="paragraph" w:styleId="ListParagraph">
    <w:name w:val="List Paragraph"/>
    <w:basedOn w:val="Normal"/>
    <w:uiPriority w:val="34"/>
    <w:qFormat/>
    <w:rsid w:val="00BE16D1"/>
    <w:pPr>
      <w:ind w:left="720"/>
      <w:contextualSpacing/>
    </w:pPr>
  </w:style>
  <w:style w:type="table" w:styleId="TableGrid">
    <w:name w:val="Table Grid"/>
    <w:basedOn w:val="TableNormal"/>
    <w:uiPriority w:val="59"/>
    <w:rsid w:val="00BE16D1"/>
    <w:pPr>
      <w:spacing w:line="240" w:lineRule="auto"/>
    </w:pPr>
    <w:rPr>
      <w:rFonts w:asciiTheme="minorHAnsi" w:eastAsiaTheme="minorHAnsi" w:hAnsiTheme="minorHAnsi" w:cstheme="minorBidi"/>
      <w:lang w:val="lv-LV"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16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431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s.viis.gov.lv/Pages/Institutions/EducationProgramLicences/View.aspx?id=71610&amp;Source=https%253a%252f%252fis.viis.gov.lv%252fPages%252fInstitutions%252fEducationProgramLicences%252fDefault.aspx" TargetMode="External"/><Relationship Id="rId3" Type="http://schemas.openxmlformats.org/officeDocument/2006/relationships/settings" Target="settings.xml"/><Relationship Id="rId7" Type="http://schemas.openxmlformats.org/officeDocument/2006/relationships/hyperlink" Target="https://is.viis.gov.lv/Pages/Institutions/EducationProgramLicences/View.aspx?id=71610&amp;Source=https%253a%252f%252fis.viis.gov.lv%252fPages%252fInstitutions%252fEducationProgramLicences%252fDefault.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viis.gov.lv/Pages/Institutions/EducationProgramLicences/View.aspx?id=71610&amp;Source=https%253a%252f%252fis.viis.gov.lv%252fPages%252fInstitutions%252fEducationProgramLicences%252fDefault.aspx" TargetMode="External"/><Relationship Id="rId11" Type="http://schemas.microsoft.com/office/2011/relationships/people" Target="people.xml"/><Relationship Id="rId5" Type="http://schemas.openxmlformats.org/officeDocument/2006/relationships/hyperlink" Target="https://is.viis.gov.lv/Pages/Institutions/EducationProgramLicences/View.aspx?id=71610&amp;Source=https%253a%252f%252fis.viis.gov.lv%252fPages%252fInstitutions%252fEducationProgramLicences%252fDefault.asp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s.viis.gov.lv/Pages/Institutions/EducationProgramLicences/View.aspx?id=71610&amp;Source=https%253a%252f%252fis.viis.gov.lv%252fPages%252fInstitutions%252fEducationProgramLicences%252f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439</TotalTime>
  <Pages>37</Pages>
  <Words>27117</Words>
  <Characters>15457</Characters>
  <Application>Microsoft Office Word</Application>
  <DocSecurity>0</DocSecurity>
  <Lines>128</Lines>
  <Paragraphs>84</Paragraphs>
  <ScaleCrop>false</ScaleCrop>
  <HeadingPairs>
    <vt:vector size="2" baseType="variant">
      <vt:variant>
        <vt:lpstr>Title</vt:lpstr>
      </vt:variant>
      <vt:variant>
        <vt:i4>1</vt:i4>
      </vt:variant>
    </vt:vector>
  </HeadingPairs>
  <TitlesOfParts>
    <vt:vector size="1" baseType="lpstr">
      <vt:lpstr/>
    </vt:vector>
  </TitlesOfParts>
  <Company>Jelgavas Novada Pašvaldība</Company>
  <LinksUpToDate>false</LinksUpToDate>
  <CharactersWithSpaces>42490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Amanda Silina</cp:lastModifiedBy>
  <cp:revision>111</cp:revision>
  <dcterms:created xsi:type="dcterms:W3CDTF">2023-10-20T10:47:00Z</dcterms:created>
  <dcterms:modified xsi:type="dcterms:W3CDTF">2024-04-08T05:32:00Z</dcterms:modified>
</cp:coreProperties>
</file>